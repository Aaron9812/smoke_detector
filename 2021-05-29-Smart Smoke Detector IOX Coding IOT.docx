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CB687" w14:textId="318D4D6D" w:rsidR="00762DD9" w:rsidRPr="00E9276B" w:rsidRDefault="00762DD9" w:rsidP="003A54A2">
      <w:pPr>
        <w:pStyle w:val="Default"/>
        <w:jc w:val="both"/>
        <w:rPr>
          <w:rFonts w:ascii="Times New Roman" w:hAnsi="Times New Roman" w:cs="Times New Roman"/>
          <w:color w:val="auto"/>
          <w:sz w:val="52"/>
          <w:szCs w:val="52"/>
        </w:rPr>
      </w:pPr>
      <w:r w:rsidRPr="00E9276B">
        <w:rPr>
          <w:noProof/>
        </w:rPr>
        <w:drawing>
          <wp:anchor distT="0" distB="0" distL="114300" distR="114300" simplePos="0" relativeHeight="251658242" behindDoc="0" locked="0" layoutInCell="1" allowOverlap="1" wp14:anchorId="0768CEA5" wp14:editId="4DBB9106">
            <wp:simplePos x="0" y="0"/>
            <wp:positionH relativeFrom="column">
              <wp:posOffset>4176630</wp:posOffset>
            </wp:positionH>
            <wp:positionV relativeFrom="paragraph">
              <wp:posOffset>-777511</wp:posOffset>
            </wp:positionV>
            <wp:extent cx="2340353" cy="1638144"/>
            <wp:effectExtent l="0" t="0" r="3175" b="63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0353" cy="1638144"/>
                    </a:xfrm>
                    <a:prstGeom prst="rect">
                      <a:avLst/>
                    </a:prstGeom>
                  </pic:spPr>
                </pic:pic>
              </a:graphicData>
            </a:graphic>
          </wp:anchor>
        </w:drawing>
      </w:r>
    </w:p>
    <w:p w14:paraId="1EF0F3C1" w14:textId="77777777" w:rsidR="00762DD9" w:rsidRPr="00E9276B" w:rsidRDefault="00762DD9" w:rsidP="003A54A2">
      <w:pPr>
        <w:pStyle w:val="Default"/>
        <w:jc w:val="both"/>
        <w:rPr>
          <w:rFonts w:ascii="Times New Roman" w:hAnsi="Times New Roman" w:cs="Times New Roman"/>
          <w:color w:val="auto"/>
          <w:sz w:val="52"/>
          <w:szCs w:val="52"/>
        </w:rPr>
      </w:pPr>
    </w:p>
    <w:p w14:paraId="24C7E5A1" w14:textId="77777777" w:rsidR="00762DD9" w:rsidRPr="00E9276B" w:rsidRDefault="00762DD9" w:rsidP="003A54A2">
      <w:pPr>
        <w:pStyle w:val="Default"/>
        <w:jc w:val="both"/>
        <w:rPr>
          <w:rFonts w:ascii="Times New Roman" w:hAnsi="Times New Roman" w:cs="Times New Roman"/>
          <w:color w:val="auto"/>
          <w:sz w:val="52"/>
          <w:szCs w:val="52"/>
        </w:rPr>
      </w:pPr>
    </w:p>
    <w:p w14:paraId="2AB9D6B5" w14:textId="77777777" w:rsidR="001B7E1A" w:rsidRPr="00E9276B" w:rsidRDefault="001B7E1A" w:rsidP="003A54A2">
      <w:pPr>
        <w:pStyle w:val="Default"/>
        <w:jc w:val="both"/>
        <w:rPr>
          <w:rFonts w:ascii="Times New Roman" w:hAnsi="Times New Roman" w:cs="Times New Roman"/>
          <w:color w:val="auto"/>
          <w:sz w:val="52"/>
          <w:szCs w:val="52"/>
        </w:rPr>
      </w:pPr>
    </w:p>
    <w:p w14:paraId="4C2AC612" w14:textId="77777777" w:rsidR="001B7E1A" w:rsidRPr="00E9276B" w:rsidRDefault="001B7E1A" w:rsidP="003A54A2">
      <w:pPr>
        <w:pStyle w:val="Default"/>
        <w:jc w:val="both"/>
        <w:rPr>
          <w:rFonts w:ascii="Times New Roman" w:hAnsi="Times New Roman" w:cs="Times New Roman"/>
          <w:color w:val="auto"/>
          <w:sz w:val="52"/>
          <w:szCs w:val="52"/>
        </w:rPr>
      </w:pPr>
    </w:p>
    <w:p w14:paraId="151BAA17" w14:textId="366E9A86" w:rsidR="003A54A2" w:rsidRPr="00E9276B" w:rsidRDefault="003A54A2" w:rsidP="003A54A2">
      <w:pPr>
        <w:pStyle w:val="Default"/>
        <w:jc w:val="both"/>
        <w:rPr>
          <w:rFonts w:ascii="Times New Roman" w:hAnsi="Times New Roman" w:cs="Times New Roman"/>
          <w:color w:val="auto"/>
          <w:sz w:val="52"/>
          <w:szCs w:val="52"/>
        </w:rPr>
      </w:pPr>
      <w:r w:rsidRPr="00E9276B">
        <w:rPr>
          <w:rFonts w:ascii="Times New Roman" w:hAnsi="Times New Roman" w:cs="Times New Roman"/>
          <w:color w:val="auto"/>
          <w:sz w:val="52"/>
          <w:szCs w:val="52"/>
        </w:rPr>
        <w:t xml:space="preserve">Smart Smoke </w:t>
      </w:r>
      <w:proofErr w:type="spellStart"/>
      <w:r w:rsidRPr="00E9276B">
        <w:rPr>
          <w:rFonts w:ascii="Times New Roman" w:hAnsi="Times New Roman" w:cs="Times New Roman"/>
          <w:color w:val="auto"/>
          <w:sz w:val="52"/>
          <w:szCs w:val="52"/>
        </w:rPr>
        <w:t>Detector</w:t>
      </w:r>
      <w:proofErr w:type="spellEnd"/>
    </w:p>
    <w:p w14:paraId="615901D4" w14:textId="77777777" w:rsidR="003A54A2" w:rsidRPr="00E9276B" w:rsidRDefault="003A54A2" w:rsidP="003A54A2">
      <w:pPr>
        <w:pStyle w:val="Default"/>
        <w:jc w:val="both"/>
        <w:rPr>
          <w:rFonts w:ascii="Times New Roman" w:hAnsi="Times New Roman" w:cs="Times New Roman"/>
          <w:color w:val="auto"/>
          <w:sz w:val="32"/>
          <w:szCs w:val="32"/>
        </w:rPr>
      </w:pPr>
    </w:p>
    <w:p w14:paraId="2EA81B2D" w14:textId="4784D7C8" w:rsidR="003A54A2" w:rsidRPr="00E9276B" w:rsidRDefault="003A54A2" w:rsidP="003A54A2">
      <w:pPr>
        <w:pStyle w:val="Default"/>
        <w:jc w:val="both"/>
        <w:rPr>
          <w:rFonts w:ascii="Times New Roman" w:hAnsi="Times New Roman" w:cs="Times New Roman"/>
          <w:color w:val="auto"/>
          <w:sz w:val="32"/>
          <w:szCs w:val="32"/>
        </w:rPr>
      </w:pPr>
    </w:p>
    <w:p w14:paraId="02275C2D" w14:textId="797F1AF6" w:rsidR="003A54A2" w:rsidRPr="00E9276B" w:rsidRDefault="003A54A2" w:rsidP="003A54A2">
      <w:pPr>
        <w:pStyle w:val="Default"/>
        <w:jc w:val="both"/>
        <w:rPr>
          <w:rFonts w:ascii="Times New Roman" w:hAnsi="Times New Roman" w:cs="Times New Roman"/>
          <w:color w:val="auto"/>
          <w:sz w:val="32"/>
          <w:szCs w:val="32"/>
        </w:rPr>
      </w:pPr>
    </w:p>
    <w:p w14:paraId="3B07E11F" w14:textId="77777777" w:rsidR="003A54A2" w:rsidRPr="00E9276B" w:rsidRDefault="003A54A2" w:rsidP="003A54A2">
      <w:pPr>
        <w:pStyle w:val="Default"/>
        <w:jc w:val="both"/>
        <w:rPr>
          <w:rFonts w:ascii="Times New Roman" w:hAnsi="Times New Roman" w:cs="Times New Roman"/>
          <w:color w:val="auto"/>
          <w:sz w:val="32"/>
          <w:szCs w:val="32"/>
        </w:rPr>
      </w:pPr>
    </w:p>
    <w:p w14:paraId="385433A3" w14:textId="28C61F8A" w:rsidR="003A54A2" w:rsidRPr="00E9276B" w:rsidRDefault="003A54A2" w:rsidP="003A54A2">
      <w:pPr>
        <w:pStyle w:val="Default"/>
        <w:jc w:val="both"/>
        <w:rPr>
          <w:rFonts w:ascii="Times New Roman" w:hAnsi="Times New Roman" w:cs="Times New Roman"/>
          <w:color w:val="auto"/>
          <w:sz w:val="32"/>
          <w:szCs w:val="32"/>
        </w:rPr>
      </w:pPr>
    </w:p>
    <w:p w14:paraId="429CDEBA" w14:textId="77777777" w:rsidR="00762DD9" w:rsidRPr="00E9276B" w:rsidRDefault="00762DD9" w:rsidP="003A54A2">
      <w:pPr>
        <w:pStyle w:val="Default"/>
        <w:jc w:val="both"/>
        <w:rPr>
          <w:rFonts w:ascii="Times New Roman" w:hAnsi="Times New Roman" w:cs="Times New Roman"/>
          <w:color w:val="auto"/>
          <w:sz w:val="32"/>
          <w:szCs w:val="32"/>
        </w:rPr>
      </w:pPr>
    </w:p>
    <w:p w14:paraId="114DC8BD" w14:textId="39EBB025" w:rsidR="003A54A2" w:rsidRPr="00E9276B" w:rsidRDefault="003A54A2" w:rsidP="003A54A2">
      <w:pPr>
        <w:pStyle w:val="Default"/>
        <w:jc w:val="both"/>
        <w:rPr>
          <w:rFonts w:ascii="Times New Roman" w:hAnsi="Times New Roman" w:cs="Times New Roman"/>
          <w:color w:val="auto"/>
          <w:sz w:val="32"/>
          <w:szCs w:val="32"/>
        </w:rPr>
      </w:pPr>
    </w:p>
    <w:p w14:paraId="701AA9F0" w14:textId="77777777" w:rsidR="003A54A2" w:rsidRPr="00E9276B" w:rsidRDefault="003A54A2" w:rsidP="003A54A2">
      <w:pPr>
        <w:pStyle w:val="Default"/>
        <w:jc w:val="both"/>
        <w:rPr>
          <w:rFonts w:ascii="Times New Roman" w:hAnsi="Times New Roman" w:cs="Times New Roman"/>
          <w:color w:val="auto"/>
          <w:sz w:val="36"/>
          <w:szCs w:val="36"/>
        </w:rPr>
      </w:pPr>
    </w:p>
    <w:p w14:paraId="49F64DA1" w14:textId="77777777" w:rsidR="003A54A2" w:rsidRPr="00E9276B" w:rsidRDefault="003A54A2" w:rsidP="00762DD9">
      <w:pPr>
        <w:pStyle w:val="Default"/>
        <w:spacing w:line="360" w:lineRule="auto"/>
        <w:jc w:val="both"/>
        <w:rPr>
          <w:rFonts w:ascii="Times New Roman" w:hAnsi="Times New Roman" w:cs="Times New Roman"/>
          <w:color w:val="auto"/>
          <w:sz w:val="36"/>
          <w:szCs w:val="36"/>
        </w:rPr>
      </w:pPr>
      <w:r w:rsidRPr="00E9276B">
        <w:rPr>
          <w:rFonts w:ascii="Times New Roman" w:hAnsi="Times New Roman" w:cs="Times New Roman"/>
          <w:color w:val="auto"/>
          <w:sz w:val="36"/>
          <w:szCs w:val="36"/>
        </w:rPr>
        <w:t xml:space="preserve">Ausarbeitung im Rahmen Veranstaltung </w:t>
      </w:r>
    </w:p>
    <w:p w14:paraId="090CF3A1" w14:textId="2D19E4B0" w:rsidR="003A54A2" w:rsidRPr="00E9276B" w:rsidRDefault="003A54A2" w:rsidP="00762DD9">
      <w:pPr>
        <w:pStyle w:val="Default"/>
        <w:spacing w:line="360" w:lineRule="auto"/>
        <w:jc w:val="both"/>
        <w:rPr>
          <w:rFonts w:ascii="Times New Roman" w:hAnsi="Times New Roman" w:cs="Times New Roman"/>
          <w:color w:val="auto"/>
          <w:sz w:val="36"/>
          <w:szCs w:val="36"/>
        </w:rPr>
      </w:pPr>
      <w:r w:rsidRPr="00E9276B">
        <w:rPr>
          <w:rFonts w:ascii="Times New Roman" w:hAnsi="Times New Roman" w:cs="Times New Roman"/>
          <w:color w:val="auto"/>
          <w:sz w:val="36"/>
          <w:szCs w:val="36"/>
        </w:rPr>
        <w:t>IOX</w:t>
      </w:r>
      <w:r w:rsidR="00D0731E" w:rsidRPr="00E9276B">
        <w:rPr>
          <w:rFonts w:ascii="Times New Roman" w:hAnsi="Times New Roman" w:cs="Times New Roman"/>
          <w:color w:val="auto"/>
          <w:sz w:val="36"/>
          <w:szCs w:val="36"/>
        </w:rPr>
        <w:fldChar w:fldCharType="begin"/>
      </w:r>
      <w:r w:rsidR="00D0731E" w:rsidRPr="00E9276B">
        <w:instrText xml:space="preserve"> XE "</w:instrText>
      </w:r>
      <w:r w:rsidR="00D0731E" w:rsidRPr="00E9276B">
        <w:rPr>
          <w:rFonts w:ascii="Times New Roman" w:hAnsi="Times New Roman" w:cs="Times New Roman"/>
          <w:color w:val="auto"/>
          <w:sz w:val="36"/>
          <w:szCs w:val="36"/>
        </w:rPr>
        <w:instrText>IOX</w:instrText>
      </w:r>
      <w:r w:rsidR="00D0731E" w:rsidRPr="00E9276B">
        <w:instrText xml:space="preserve">" \t "Internet of Everything" </w:instrText>
      </w:r>
      <w:r w:rsidR="00D0731E" w:rsidRPr="00E9276B">
        <w:rPr>
          <w:rFonts w:ascii="Times New Roman" w:hAnsi="Times New Roman" w:cs="Times New Roman"/>
          <w:color w:val="auto"/>
          <w:sz w:val="36"/>
          <w:szCs w:val="36"/>
        </w:rPr>
        <w:fldChar w:fldCharType="end"/>
      </w:r>
      <w:r w:rsidRPr="00E9276B">
        <w:rPr>
          <w:rFonts w:ascii="Times New Roman" w:hAnsi="Times New Roman" w:cs="Times New Roman"/>
          <w:color w:val="auto"/>
          <w:sz w:val="36"/>
          <w:szCs w:val="36"/>
        </w:rPr>
        <w:t xml:space="preserve"> Coding IOT</w:t>
      </w:r>
    </w:p>
    <w:p w14:paraId="50EB2EAB" w14:textId="77777777" w:rsidR="003A54A2" w:rsidRPr="00E9276B" w:rsidRDefault="003A54A2" w:rsidP="003A54A2">
      <w:pPr>
        <w:pStyle w:val="Default"/>
        <w:jc w:val="both"/>
        <w:rPr>
          <w:rFonts w:ascii="Times New Roman" w:hAnsi="Times New Roman" w:cs="Times New Roman"/>
          <w:color w:val="auto"/>
          <w:sz w:val="36"/>
          <w:szCs w:val="36"/>
        </w:rPr>
      </w:pPr>
    </w:p>
    <w:p w14:paraId="696A4563" w14:textId="77777777" w:rsidR="003A54A2" w:rsidRPr="00E9276B" w:rsidRDefault="003A54A2" w:rsidP="003A54A2">
      <w:pPr>
        <w:pStyle w:val="Default"/>
        <w:jc w:val="both"/>
        <w:rPr>
          <w:rFonts w:ascii="Times New Roman" w:hAnsi="Times New Roman" w:cs="Times New Roman"/>
          <w:color w:val="auto"/>
          <w:sz w:val="36"/>
          <w:szCs w:val="36"/>
        </w:rPr>
      </w:pPr>
    </w:p>
    <w:p w14:paraId="2CF4DD0E" w14:textId="77777777" w:rsidR="003A54A2" w:rsidRPr="00E9276B" w:rsidRDefault="003A54A2" w:rsidP="003A54A2">
      <w:pPr>
        <w:pStyle w:val="Default"/>
        <w:jc w:val="both"/>
        <w:rPr>
          <w:rFonts w:ascii="Times New Roman" w:hAnsi="Times New Roman" w:cs="Times New Roman"/>
          <w:color w:val="auto"/>
          <w:sz w:val="36"/>
          <w:szCs w:val="36"/>
        </w:rPr>
      </w:pPr>
    </w:p>
    <w:p w14:paraId="48D11FC0" w14:textId="77777777" w:rsidR="003A54A2" w:rsidRPr="00E9276B" w:rsidRDefault="003A54A2" w:rsidP="003A54A2">
      <w:pPr>
        <w:pStyle w:val="Default"/>
        <w:jc w:val="both"/>
        <w:rPr>
          <w:rFonts w:ascii="Times New Roman" w:hAnsi="Times New Roman" w:cs="Times New Roman"/>
          <w:color w:val="auto"/>
          <w:sz w:val="36"/>
          <w:szCs w:val="36"/>
        </w:rPr>
      </w:pPr>
      <w:r w:rsidRPr="00E9276B">
        <w:rPr>
          <w:rFonts w:ascii="Times New Roman" w:hAnsi="Times New Roman" w:cs="Times New Roman"/>
          <w:color w:val="auto"/>
          <w:sz w:val="36"/>
          <w:szCs w:val="36"/>
        </w:rPr>
        <w:t>Hochschule Konstanz für Technik, Wirtschaft und Gestaltung</w:t>
      </w:r>
    </w:p>
    <w:p w14:paraId="19BBF566" w14:textId="77777777" w:rsidR="003A54A2" w:rsidRPr="00E9276B" w:rsidRDefault="003A54A2" w:rsidP="003A54A2">
      <w:pPr>
        <w:autoSpaceDE w:val="0"/>
        <w:autoSpaceDN w:val="0"/>
        <w:adjustRightInd w:val="0"/>
        <w:spacing w:after="0"/>
        <w:rPr>
          <w:rFonts w:cs="Times New Roman"/>
          <w:szCs w:val="24"/>
        </w:rPr>
      </w:pPr>
    </w:p>
    <w:p w14:paraId="5AC20C11" w14:textId="77777777" w:rsidR="003A54A2" w:rsidRPr="00E9276B" w:rsidRDefault="003A54A2" w:rsidP="003A54A2">
      <w:pPr>
        <w:autoSpaceDE w:val="0"/>
        <w:autoSpaceDN w:val="0"/>
        <w:adjustRightInd w:val="0"/>
        <w:spacing w:after="0"/>
        <w:rPr>
          <w:rFonts w:cs="Times New Roman"/>
          <w:szCs w:val="24"/>
        </w:rPr>
      </w:pPr>
    </w:p>
    <w:p w14:paraId="6155C2FD" w14:textId="77777777" w:rsidR="003A54A2" w:rsidRPr="00E9276B" w:rsidRDefault="003A54A2" w:rsidP="003A54A2">
      <w:pPr>
        <w:autoSpaceDE w:val="0"/>
        <w:autoSpaceDN w:val="0"/>
        <w:adjustRightInd w:val="0"/>
        <w:spacing w:after="0"/>
        <w:rPr>
          <w:rFonts w:cs="Times New Roman"/>
          <w:szCs w:val="24"/>
        </w:rPr>
      </w:pPr>
    </w:p>
    <w:p w14:paraId="32264372" w14:textId="77777777" w:rsidR="003A54A2" w:rsidRPr="00E9276B" w:rsidRDefault="003A54A2" w:rsidP="003A54A2">
      <w:pPr>
        <w:autoSpaceDE w:val="0"/>
        <w:autoSpaceDN w:val="0"/>
        <w:adjustRightInd w:val="0"/>
        <w:spacing w:after="0"/>
        <w:rPr>
          <w:rFonts w:cs="Times New Roman"/>
          <w:szCs w:val="24"/>
        </w:rPr>
      </w:pPr>
    </w:p>
    <w:p w14:paraId="00F63699" w14:textId="77777777" w:rsidR="003A54A2" w:rsidRPr="00E9276B" w:rsidRDefault="003A54A2" w:rsidP="003A54A2">
      <w:pPr>
        <w:autoSpaceDE w:val="0"/>
        <w:autoSpaceDN w:val="0"/>
        <w:adjustRightInd w:val="0"/>
        <w:spacing w:after="0"/>
        <w:rPr>
          <w:rFonts w:cs="Times New Roman"/>
          <w:szCs w:val="24"/>
        </w:rPr>
      </w:pPr>
      <w:r w:rsidRPr="00E9276B">
        <w:rPr>
          <w:rFonts w:cs="Times New Roman"/>
          <w:b/>
          <w:bCs/>
          <w:szCs w:val="24"/>
        </w:rPr>
        <w:t>Fakultät</w:t>
      </w:r>
      <w:r w:rsidRPr="00E9276B">
        <w:rPr>
          <w:rFonts w:cs="Times New Roman"/>
          <w:b/>
          <w:bCs/>
          <w:szCs w:val="24"/>
        </w:rPr>
        <w:tab/>
      </w:r>
      <w:r w:rsidRPr="00E9276B">
        <w:rPr>
          <w:rFonts w:cs="Times New Roman"/>
          <w:b/>
          <w:bCs/>
          <w:szCs w:val="24"/>
        </w:rPr>
        <w:tab/>
      </w:r>
      <w:r w:rsidRPr="00E9276B">
        <w:rPr>
          <w:rFonts w:cs="Times New Roman"/>
          <w:b/>
          <w:bCs/>
          <w:szCs w:val="24"/>
        </w:rPr>
        <w:tab/>
      </w:r>
      <w:r w:rsidRPr="00E9276B">
        <w:rPr>
          <w:rFonts w:cs="Times New Roman"/>
          <w:szCs w:val="24"/>
        </w:rPr>
        <w:t xml:space="preserve">Maschinenbau </w:t>
      </w:r>
    </w:p>
    <w:p w14:paraId="00993852" w14:textId="77777777" w:rsidR="003A54A2" w:rsidRPr="00E9276B" w:rsidRDefault="003A54A2" w:rsidP="003A54A2">
      <w:pPr>
        <w:autoSpaceDE w:val="0"/>
        <w:autoSpaceDN w:val="0"/>
        <w:adjustRightInd w:val="0"/>
        <w:spacing w:after="0"/>
        <w:rPr>
          <w:rFonts w:cs="Times New Roman"/>
          <w:szCs w:val="24"/>
        </w:rPr>
      </w:pPr>
      <w:r w:rsidRPr="00E9276B">
        <w:rPr>
          <w:rFonts w:cs="Times New Roman"/>
          <w:b/>
          <w:bCs/>
          <w:szCs w:val="24"/>
        </w:rPr>
        <w:t>Studiengang</w:t>
      </w:r>
      <w:r w:rsidRPr="00E9276B">
        <w:rPr>
          <w:rFonts w:cs="Times New Roman"/>
          <w:b/>
          <w:bCs/>
          <w:szCs w:val="24"/>
        </w:rPr>
        <w:tab/>
      </w:r>
      <w:r w:rsidRPr="00E9276B">
        <w:rPr>
          <w:rFonts w:cs="Times New Roman"/>
          <w:b/>
          <w:bCs/>
          <w:szCs w:val="24"/>
        </w:rPr>
        <w:tab/>
      </w:r>
      <w:r w:rsidRPr="00E9276B">
        <w:rPr>
          <w:rFonts w:cs="Times New Roman"/>
          <w:b/>
          <w:bCs/>
          <w:szCs w:val="24"/>
        </w:rPr>
        <w:tab/>
      </w:r>
      <w:r w:rsidRPr="00E9276B">
        <w:rPr>
          <w:rFonts w:cs="Times New Roman"/>
          <w:szCs w:val="24"/>
        </w:rPr>
        <w:t xml:space="preserve">Wirtschaftsingenieurwesen Maschinenbau </w:t>
      </w:r>
    </w:p>
    <w:p w14:paraId="11123FC4" w14:textId="77777777" w:rsidR="003A54A2" w:rsidRPr="00E9276B" w:rsidRDefault="003A54A2" w:rsidP="003A54A2">
      <w:pPr>
        <w:autoSpaceDE w:val="0"/>
        <w:autoSpaceDN w:val="0"/>
        <w:adjustRightInd w:val="0"/>
        <w:spacing w:after="0"/>
        <w:rPr>
          <w:rFonts w:cs="Times New Roman"/>
          <w:szCs w:val="24"/>
        </w:rPr>
      </w:pPr>
      <w:r w:rsidRPr="00E9276B">
        <w:rPr>
          <w:rFonts w:cs="Times New Roman"/>
          <w:b/>
          <w:bCs/>
          <w:szCs w:val="24"/>
        </w:rPr>
        <w:t>Betreuer</w:t>
      </w:r>
      <w:r w:rsidRPr="00E9276B">
        <w:rPr>
          <w:rFonts w:cs="Times New Roman"/>
          <w:b/>
          <w:bCs/>
          <w:szCs w:val="24"/>
        </w:rPr>
        <w:tab/>
      </w:r>
      <w:r w:rsidRPr="00E9276B">
        <w:rPr>
          <w:rFonts w:cs="Times New Roman"/>
          <w:b/>
          <w:bCs/>
          <w:szCs w:val="24"/>
        </w:rPr>
        <w:tab/>
      </w:r>
      <w:r w:rsidRPr="00E9276B">
        <w:rPr>
          <w:rFonts w:cs="Times New Roman"/>
          <w:b/>
          <w:bCs/>
          <w:szCs w:val="24"/>
        </w:rPr>
        <w:tab/>
      </w:r>
      <w:r w:rsidRPr="00E9276B">
        <w:rPr>
          <w:rFonts w:cs="Times New Roman"/>
          <w:szCs w:val="24"/>
        </w:rPr>
        <w:t xml:space="preserve">Dr. Dr. Ulrich </w:t>
      </w:r>
      <w:proofErr w:type="spellStart"/>
      <w:r w:rsidRPr="00E9276B">
        <w:rPr>
          <w:rFonts w:cs="Times New Roman"/>
          <w:szCs w:val="24"/>
        </w:rPr>
        <w:t>Behnen</w:t>
      </w:r>
      <w:proofErr w:type="spellEnd"/>
      <w:r w:rsidRPr="00E9276B">
        <w:rPr>
          <w:rFonts w:cs="Times New Roman"/>
          <w:szCs w:val="24"/>
        </w:rPr>
        <w:t xml:space="preserve">, Lukas Springholz </w:t>
      </w:r>
    </w:p>
    <w:p w14:paraId="0424F3FF" w14:textId="77777777" w:rsidR="003A54A2" w:rsidRPr="00E9276B" w:rsidRDefault="003A54A2" w:rsidP="003A54A2">
      <w:pPr>
        <w:autoSpaceDE w:val="0"/>
        <w:autoSpaceDN w:val="0"/>
        <w:adjustRightInd w:val="0"/>
        <w:spacing w:after="0"/>
        <w:rPr>
          <w:rFonts w:cs="Times New Roman"/>
          <w:szCs w:val="24"/>
        </w:rPr>
      </w:pPr>
      <w:r w:rsidRPr="00E9276B">
        <w:rPr>
          <w:rFonts w:cs="Times New Roman"/>
          <w:b/>
          <w:bCs/>
          <w:szCs w:val="24"/>
        </w:rPr>
        <w:t xml:space="preserve">Bearbeiter </w:t>
      </w:r>
      <w:r w:rsidRPr="00E9276B">
        <w:rPr>
          <w:rFonts w:cs="Times New Roman"/>
          <w:szCs w:val="24"/>
        </w:rPr>
        <w:tab/>
      </w:r>
      <w:r w:rsidRPr="00E9276B">
        <w:rPr>
          <w:rFonts w:cs="Times New Roman"/>
          <w:szCs w:val="24"/>
        </w:rPr>
        <w:tab/>
      </w:r>
      <w:r w:rsidRPr="00E9276B">
        <w:rPr>
          <w:rFonts w:cs="Times New Roman"/>
          <w:szCs w:val="24"/>
        </w:rPr>
        <w:tab/>
        <w:t xml:space="preserve">Patrick Duffner (300642), Aaron Steiner (297548), </w:t>
      </w:r>
    </w:p>
    <w:p w14:paraId="18B121CB" w14:textId="397A024D" w:rsidR="003A54A2" w:rsidRPr="00E9276B" w:rsidRDefault="003A54A2" w:rsidP="003A54A2">
      <w:pPr>
        <w:autoSpaceDE w:val="0"/>
        <w:autoSpaceDN w:val="0"/>
        <w:adjustRightInd w:val="0"/>
        <w:spacing w:after="0"/>
        <w:ind w:left="2124" w:firstLine="708"/>
        <w:rPr>
          <w:rFonts w:cs="Times New Roman"/>
          <w:szCs w:val="24"/>
        </w:rPr>
      </w:pPr>
      <w:r w:rsidRPr="00E9276B">
        <w:rPr>
          <w:rFonts w:cs="Times New Roman"/>
          <w:szCs w:val="24"/>
        </w:rPr>
        <w:t>Fabio Mauch (300666), Tim Mauch (297464)</w:t>
      </w:r>
    </w:p>
    <w:p w14:paraId="5E6A21A7" w14:textId="77777777" w:rsidR="003A54A2" w:rsidRPr="00E9276B" w:rsidRDefault="003A54A2" w:rsidP="003A54A2">
      <w:pPr>
        <w:rPr>
          <w:rFonts w:cs="Times New Roman"/>
          <w:szCs w:val="24"/>
        </w:rPr>
      </w:pPr>
      <w:r w:rsidRPr="00E9276B">
        <w:rPr>
          <w:rFonts w:cs="Times New Roman"/>
          <w:b/>
          <w:bCs/>
          <w:szCs w:val="24"/>
        </w:rPr>
        <w:t>Semester</w:t>
      </w:r>
      <w:r w:rsidRPr="00E9276B">
        <w:rPr>
          <w:rFonts w:cs="Times New Roman"/>
          <w:b/>
          <w:bCs/>
          <w:szCs w:val="24"/>
        </w:rPr>
        <w:tab/>
      </w:r>
      <w:r w:rsidRPr="00E9276B">
        <w:rPr>
          <w:rFonts w:cs="Times New Roman"/>
          <w:b/>
          <w:bCs/>
          <w:szCs w:val="24"/>
        </w:rPr>
        <w:tab/>
      </w:r>
      <w:r w:rsidRPr="00E9276B">
        <w:rPr>
          <w:rFonts w:cs="Times New Roman"/>
          <w:b/>
          <w:bCs/>
          <w:szCs w:val="24"/>
        </w:rPr>
        <w:tab/>
      </w:r>
      <w:r w:rsidRPr="00E9276B">
        <w:rPr>
          <w:rFonts w:cs="Times New Roman"/>
          <w:szCs w:val="24"/>
        </w:rPr>
        <w:t>Sommersemester 2021</w:t>
      </w:r>
    </w:p>
    <w:p w14:paraId="2899EF01" w14:textId="77777777" w:rsidR="003A54A2" w:rsidRPr="00E9276B" w:rsidRDefault="003A54A2" w:rsidP="003A54A2">
      <w:pPr>
        <w:rPr>
          <w:rFonts w:cs="Times New Roman"/>
          <w:b/>
          <w:bCs/>
          <w:color w:val="FF0000"/>
          <w:szCs w:val="24"/>
        </w:rPr>
      </w:pPr>
      <w:r w:rsidRPr="00E9276B">
        <w:rPr>
          <w:rFonts w:cs="Times New Roman"/>
          <w:b/>
          <w:bCs/>
          <w:szCs w:val="24"/>
        </w:rPr>
        <w:t xml:space="preserve">Eingereicht am </w:t>
      </w:r>
      <w:r w:rsidRPr="00E9276B">
        <w:rPr>
          <w:rFonts w:cs="Times New Roman"/>
          <w:b/>
          <w:bCs/>
          <w:szCs w:val="24"/>
        </w:rPr>
        <w:tab/>
      </w:r>
      <w:r w:rsidRPr="00E9276B">
        <w:rPr>
          <w:rFonts w:cs="Times New Roman"/>
          <w:b/>
          <w:bCs/>
          <w:szCs w:val="24"/>
        </w:rPr>
        <w:tab/>
      </w:r>
      <w:r w:rsidRPr="00E9276B">
        <w:rPr>
          <w:rFonts w:cs="Times New Roman"/>
          <w:color w:val="FF0000"/>
          <w:szCs w:val="24"/>
        </w:rPr>
        <w:t>XXXX</w:t>
      </w:r>
    </w:p>
    <w:p w14:paraId="67090E96" w14:textId="77777777" w:rsidR="003A54A2" w:rsidRPr="00E9276B" w:rsidRDefault="003A54A2">
      <w:pPr>
        <w:sectPr w:rsidR="003A54A2" w:rsidRPr="00E9276B">
          <w:headerReference w:type="even" r:id="rId9"/>
          <w:headerReference w:type="default" r:id="rId10"/>
          <w:headerReference w:type="first" r:id="rId11"/>
          <w:footerReference w:type="first" r:id="rId12"/>
          <w:pgSz w:w="11906" w:h="16838"/>
          <w:pgMar w:top="1417" w:right="1417" w:bottom="1134" w:left="1417" w:header="708" w:footer="708" w:gutter="0"/>
          <w:cols w:space="708"/>
          <w:docGrid w:linePitch="360"/>
        </w:sectPr>
      </w:pPr>
    </w:p>
    <w:sdt>
      <w:sdtPr>
        <w:rPr>
          <w:rFonts w:eastAsiaTheme="minorHAnsi" w:cs="Times New Roman"/>
          <w:color w:val="auto"/>
          <w:sz w:val="22"/>
          <w:szCs w:val="22"/>
          <w:lang w:eastAsia="en-US"/>
        </w:rPr>
        <w:id w:val="-2053295796"/>
        <w:docPartObj>
          <w:docPartGallery w:val="Table of Contents"/>
          <w:docPartUnique/>
        </w:docPartObj>
      </w:sdtPr>
      <w:sdtEndPr>
        <w:rPr>
          <w:b/>
          <w:bCs/>
          <w:sz w:val="24"/>
        </w:rPr>
      </w:sdtEndPr>
      <w:sdtContent>
        <w:p w14:paraId="5388118C" w14:textId="77777777" w:rsidR="003A54A2" w:rsidRPr="00E9276B" w:rsidRDefault="003A54A2" w:rsidP="003A54A2">
          <w:pPr>
            <w:pStyle w:val="Inhaltsverzeichnisberschrift"/>
            <w:rPr>
              <w:rFonts w:cs="Times New Roman"/>
            </w:rPr>
          </w:pPr>
          <w:r w:rsidRPr="00E9276B">
            <w:rPr>
              <w:rFonts w:cs="Times New Roman"/>
            </w:rPr>
            <w:t>Inhalt</w:t>
          </w:r>
        </w:p>
        <w:p w14:paraId="26161329" w14:textId="77777777" w:rsidR="003A54A2" w:rsidRPr="00E9276B" w:rsidRDefault="003A54A2" w:rsidP="003A54A2">
          <w:pPr>
            <w:rPr>
              <w:lang w:eastAsia="de-DE"/>
            </w:rPr>
          </w:pPr>
        </w:p>
        <w:p w14:paraId="6A389CA0" w14:textId="34874A78" w:rsidR="00F03EA9" w:rsidRPr="00E9276B" w:rsidRDefault="003A54A2">
          <w:pPr>
            <w:pStyle w:val="Verzeichnis1"/>
            <w:tabs>
              <w:tab w:val="right" w:leader="dot" w:pos="9062"/>
            </w:tabs>
            <w:rPr>
              <w:rFonts w:asciiTheme="minorHAnsi" w:eastAsiaTheme="minorEastAsia" w:hAnsiTheme="minorHAnsi"/>
              <w:noProof/>
              <w:sz w:val="22"/>
              <w:lang w:eastAsia="de-DE"/>
            </w:rPr>
          </w:pPr>
          <w:r w:rsidRPr="00E9276B">
            <w:rPr>
              <w:rFonts w:cs="Times New Roman"/>
            </w:rPr>
            <w:fldChar w:fldCharType="begin"/>
          </w:r>
          <w:r w:rsidRPr="00E9276B">
            <w:rPr>
              <w:rFonts w:cs="Times New Roman"/>
            </w:rPr>
            <w:instrText xml:space="preserve"> TOC \o "1-3" \h \z \u </w:instrText>
          </w:r>
          <w:r w:rsidRPr="00E9276B">
            <w:rPr>
              <w:rFonts w:cs="Times New Roman"/>
            </w:rPr>
            <w:fldChar w:fldCharType="separate"/>
          </w:r>
          <w:hyperlink w:anchor="_Toc73274636" w:history="1">
            <w:r w:rsidR="00F03EA9" w:rsidRPr="00E9276B">
              <w:rPr>
                <w:rStyle w:val="Hyperlink"/>
                <w:rFonts w:cs="Times New Roman"/>
                <w:noProof/>
              </w:rPr>
              <w:t>Abbildungsverzeichnis</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_Toc73274636 \h </w:instrText>
            </w:r>
            <w:r w:rsidR="00F03EA9" w:rsidRPr="00E9276B">
              <w:rPr>
                <w:noProof/>
                <w:webHidden/>
              </w:rPr>
            </w:r>
            <w:r w:rsidR="00F03EA9" w:rsidRPr="00E9276B">
              <w:rPr>
                <w:noProof/>
                <w:webHidden/>
              </w:rPr>
              <w:fldChar w:fldCharType="separate"/>
            </w:r>
            <w:r w:rsidR="00F03EA9" w:rsidRPr="00E9276B">
              <w:rPr>
                <w:noProof/>
                <w:webHidden/>
              </w:rPr>
              <w:t>II</w:t>
            </w:r>
            <w:r w:rsidR="00F03EA9" w:rsidRPr="00E9276B">
              <w:rPr>
                <w:noProof/>
                <w:webHidden/>
              </w:rPr>
              <w:fldChar w:fldCharType="end"/>
            </w:r>
          </w:hyperlink>
        </w:p>
        <w:p w14:paraId="18DD94A6" w14:textId="71CDA0E3"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37" w:history="1">
            <w:r w:rsidR="00F03EA9" w:rsidRPr="00E9276B">
              <w:rPr>
                <w:rStyle w:val="Hyperlink"/>
                <w:rFonts w:cs="Times New Roman"/>
                <w:noProof/>
                <w:lang w:val="en-US"/>
              </w:rPr>
              <w:t>Abkürzungsverzeichnis</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_Toc73274637 \h </w:instrText>
            </w:r>
            <w:r w:rsidR="00F03EA9" w:rsidRPr="00E9276B">
              <w:rPr>
                <w:noProof/>
                <w:webHidden/>
              </w:rPr>
            </w:r>
            <w:r w:rsidR="00F03EA9" w:rsidRPr="00E9276B">
              <w:rPr>
                <w:noProof/>
                <w:webHidden/>
              </w:rPr>
              <w:fldChar w:fldCharType="separate"/>
            </w:r>
            <w:r w:rsidR="00F03EA9" w:rsidRPr="00E9276B">
              <w:rPr>
                <w:noProof/>
                <w:webHidden/>
              </w:rPr>
              <w:t>IV</w:t>
            </w:r>
            <w:r w:rsidR="00F03EA9" w:rsidRPr="00E9276B">
              <w:rPr>
                <w:noProof/>
                <w:webHidden/>
              </w:rPr>
              <w:fldChar w:fldCharType="end"/>
            </w:r>
          </w:hyperlink>
        </w:p>
        <w:p w14:paraId="079C54B6" w14:textId="618FA980"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38" w:history="1">
            <w:r w:rsidR="00F03EA9" w:rsidRPr="00E9276B">
              <w:rPr>
                <w:rStyle w:val="Hyperlink"/>
                <w:noProof/>
              </w:rPr>
              <w:t>1 Einleitung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_Toc73274638 \h </w:instrText>
            </w:r>
            <w:r w:rsidR="00F03EA9" w:rsidRPr="00E9276B">
              <w:rPr>
                <w:noProof/>
                <w:webHidden/>
              </w:rPr>
            </w:r>
            <w:r w:rsidR="00F03EA9" w:rsidRPr="00E9276B">
              <w:rPr>
                <w:noProof/>
                <w:webHidden/>
              </w:rPr>
              <w:fldChar w:fldCharType="separate"/>
            </w:r>
            <w:r w:rsidR="00F03EA9" w:rsidRPr="00E9276B">
              <w:rPr>
                <w:noProof/>
                <w:webHidden/>
              </w:rPr>
              <w:t>1</w:t>
            </w:r>
            <w:r w:rsidR="00F03EA9" w:rsidRPr="00E9276B">
              <w:rPr>
                <w:noProof/>
                <w:webHidden/>
              </w:rPr>
              <w:fldChar w:fldCharType="end"/>
            </w:r>
          </w:hyperlink>
        </w:p>
        <w:p w14:paraId="136A8AA2" w14:textId="09F41BD7"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39" w:history="1">
            <w:r w:rsidR="00F03EA9" w:rsidRPr="00E9276B">
              <w:rPr>
                <w:rStyle w:val="Hyperlink"/>
                <w:noProof/>
                <w:lang w:eastAsia="de-DE"/>
              </w:rPr>
              <w:t>1.1 Problemstellung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_Toc73274639 \h </w:instrText>
            </w:r>
            <w:r w:rsidR="00F03EA9" w:rsidRPr="00E9276B">
              <w:rPr>
                <w:noProof/>
                <w:webHidden/>
              </w:rPr>
            </w:r>
            <w:r w:rsidR="00F03EA9" w:rsidRPr="00E9276B">
              <w:rPr>
                <w:noProof/>
                <w:webHidden/>
              </w:rPr>
              <w:fldChar w:fldCharType="separate"/>
            </w:r>
            <w:r w:rsidR="00F03EA9" w:rsidRPr="00E9276B">
              <w:rPr>
                <w:noProof/>
                <w:webHidden/>
              </w:rPr>
              <w:t>2</w:t>
            </w:r>
            <w:r w:rsidR="00F03EA9" w:rsidRPr="00E9276B">
              <w:rPr>
                <w:noProof/>
                <w:webHidden/>
              </w:rPr>
              <w:fldChar w:fldCharType="end"/>
            </w:r>
          </w:hyperlink>
        </w:p>
        <w:p w14:paraId="79552B62" w14:textId="2F02FF2F"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40" w:history="1">
            <w:r w:rsidR="00F03EA9" w:rsidRPr="00E9276B">
              <w:rPr>
                <w:rStyle w:val="Hyperlink"/>
                <w:noProof/>
                <w:lang w:eastAsia="de-DE"/>
              </w:rPr>
              <w:t>1.2 Zielsetzung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_Toc73274640 \h </w:instrText>
            </w:r>
            <w:r w:rsidR="00F03EA9" w:rsidRPr="00E9276B">
              <w:rPr>
                <w:noProof/>
                <w:webHidden/>
              </w:rPr>
            </w:r>
            <w:r w:rsidR="00F03EA9" w:rsidRPr="00E9276B">
              <w:rPr>
                <w:noProof/>
                <w:webHidden/>
              </w:rPr>
              <w:fldChar w:fldCharType="separate"/>
            </w:r>
            <w:r w:rsidR="00F03EA9" w:rsidRPr="00E9276B">
              <w:rPr>
                <w:noProof/>
                <w:webHidden/>
              </w:rPr>
              <w:t>2</w:t>
            </w:r>
            <w:r w:rsidR="00F03EA9" w:rsidRPr="00E9276B">
              <w:rPr>
                <w:noProof/>
                <w:webHidden/>
              </w:rPr>
              <w:fldChar w:fldCharType="end"/>
            </w:r>
          </w:hyperlink>
        </w:p>
        <w:p w14:paraId="536E5A31" w14:textId="6BD8415D"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41" w:history="1">
            <w:r w:rsidR="00F03EA9" w:rsidRPr="00E9276B">
              <w:rPr>
                <w:rStyle w:val="Hyperlink"/>
                <w:noProof/>
                <w:lang w:eastAsia="de-DE"/>
              </w:rPr>
              <w:t>1.3 Vorgehensweise</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_Toc73274641 \h </w:instrText>
            </w:r>
            <w:r w:rsidR="00F03EA9" w:rsidRPr="00E9276B">
              <w:rPr>
                <w:noProof/>
                <w:webHidden/>
              </w:rPr>
            </w:r>
            <w:r w:rsidR="00F03EA9" w:rsidRPr="00E9276B">
              <w:rPr>
                <w:noProof/>
                <w:webHidden/>
              </w:rPr>
              <w:fldChar w:fldCharType="separate"/>
            </w:r>
            <w:r w:rsidR="00F03EA9" w:rsidRPr="00E9276B">
              <w:rPr>
                <w:noProof/>
                <w:webHidden/>
              </w:rPr>
              <w:t>3</w:t>
            </w:r>
            <w:r w:rsidR="00F03EA9" w:rsidRPr="00E9276B">
              <w:rPr>
                <w:noProof/>
                <w:webHidden/>
              </w:rPr>
              <w:fldChar w:fldCharType="end"/>
            </w:r>
          </w:hyperlink>
        </w:p>
        <w:p w14:paraId="4B86F2ED" w14:textId="0FC418F7"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42" w:history="1">
            <w:r w:rsidR="00F03EA9" w:rsidRPr="00E9276B">
              <w:rPr>
                <w:rStyle w:val="Hyperlink"/>
                <w:noProof/>
              </w:rPr>
              <w:t>2    Projektkomponenten</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_Toc73274642 \h </w:instrText>
            </w:r>
            <w:r w:rsidR="00F03EA9" w:rsidRPr="00E9276B">
              <w:rPr>
                <w:noProof/>
                <w:webHidden/>
              </w:rPr>
            </w:r>
            <w:r w:rsidR="00F03EA9" w:rsidRPr="00E9276B">
              <w:rPr>
                <w:noProof/>
                <w:webHidden/>
              </w:rPr>
              <w:fldChar w:fldCharType="separate"/>
            </w:r>
            <w:r w:rsidR="00F03EA9" w:rsidRPr="00E9276B">
              <w:rPr>
                <w:noProof/>
                <w:webHidden/>
              </w:rPr>
              <w:t>4</w:t>
            </w:r>
            <w:r w:rsidR="00F03EA9" w:rsidRPr="00E9276B">
              <w:rPr>
                <w:noProof/>
                <w:webHidden/>
              </w:rPr>
              <w:fldChar w:fldCharType="end"/>
            </w:r>
          </w:hyperlink>
        </w:p>
        <w:p w14:paraId="132241DF" w14:textId="19ED89E1"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43" w:history="1">
            <w:r w:rsidR="00F03EA9" w:rsidRPr="00E9276B">
              <w:rPr>
                <w:rStyle w:val="Hyperlink"/>
                <w:noProof/>
                <w:lang w:eastAsia="de-DE"/>
              </w:rPr>
              <w:t>2.1 Hardware</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_Toc73274643 \h </w:instrText>
            </w:r>
            <w:r w:rsidR="00F03EA9" w:rsidRPr="00E9276B">
              <w:rPr>
                <w:noProof/>
                <w:webHidden/>
              </w:rPr>
            </w:r>
            <w:r w:rsidR="00F03EA9" w:rsidRPr="00E9276B">
              <w:rPr>
                <w:noProof/>
                <w:webHidden/>
              </w:rPr>
              <w:fldChar w:fldCharType="separate"/>
            </w:r>
            <w:r w:rsidR="00F03EA9" w:rsidRPr="00E9276B">
              <w:rPr>
                <w:noProof/>
                <w:webHidden/>
              </w:rPr>
              <w:t>4</w:t>
            </w:r>
            <w:r w:rsidR="00F03EA9" w:rsidRPr="00E9276B">
              <w:rPr>
                <w:noProof/>
                <w:webHidden/>
              </w:rPr>
              <w:fldChar w:fldCharType="end"/>
            </w:r>
          </w:hyperlink>
        </w:p>
        <w:p w14:paraId="2445BE56" w14:textId="4EC8171E" w:rsidR="00F03EA9" w:rsidRPr="00E9276B" w:rsidRDefault="00BB1D87">
          <w:pPr>
            <w:pStyle w:val="Verzeichnis3"/>
            <w:tabs>
              <w:tab w:val="right" w:leader="dot" w:pos="9062"/>
            </w:tabs>
            <w:rPr>
              <w:rFonts w:asciiTheme="minorHAnsi" w:eastAsiaTheme="minorEastAsia" w:hAnsiTheme="minorHAnsi"/>
              <w:noProof/>
              <w:sz w:val="22"/>
              <w:lang w:eastAsia="de-DE"/>
            </w:rPr>
          </w:pPr>
          <w:hyperlink w:anchor="_Toc73274644" w:history="1">
            <w:r w:rsidR="00F03EA9" w:rsidRPr="00E9276B">
              <w:rPr>
                <w:rStyle w:val="Hyperlink"/>
                <w:noProof/>
                <w:lang w:eastAsia="de-DE"/>
              </w:rPr>
              <w:t>2.1.1 Raspberry Pi</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_Toc73274644 \h </w:instrText>
            </w:r>
            <w:r w:rsidR="00F03EA9" w:rsidRPr="00E9276B">
              <w:rPr>
                <w:noProof/>
                <w:webHidden/>
              </w:rPr>
            </w:r>
            <w:r w:rsidR="00F03EA9" w:rsidRPr="00E9276B">
              <w:rPr>
                <w:noProof/>
                <w:webHidden/>
              </w:rPr>
              <w:fldChar w:fldCharType="separate"/>
            </w:r>
            <w:r w:rsidR="00F03EA9" w:rsidRPr="00E9276B">
              <w:rPr>
                <w:noProof/>
                <w:webHidden/>
              </w:rPr>
              <w:t>4</w:t>
            </w:r>
            <w:r w:rsidR="00F03EA9" w:rsidRPr="00E9276B">
              <w:rPr>
                <w:noProof/>
                <w:webHidden/>
              </w:rPr>
              <w:fldChar w:fldCharType="end"/>
            </w:r>
          </w:hyperlink>
        </w:p>
        <w:p w14:paraId="22A3B72B" w14:textId="4EB26512" w:rsidR="00F03EA9" w:rsidRPr="00E9276B" w:rsidRDefault="00BB1D87">
          <w:pPr>
            <w:pStyle w:val="Verzeichnis3"/>
            <w:tabs>
              <w:tab w:val="right" w:leader="dot" w:pos="9062"/>
            </w:tabs>
            <w:rPr>
              <w:rFonts w:asciiTheme="minorHAnsi" w:eastAsiaTheme="minorEastAsia" w:hAnsiTheme="minorHAnsi"/>
              <w:noProof/>
              <w:sz w:val="22"/>
              <w:lang w:eastAsia="de-DE"/>
            </w:rPr>
          </w:pPr>
          <w:hyperlink w:anchor="_Toc73274645" w:history="1">
            <w:r w:rsidR="00F03EA9" w:rsidRPr="00E9276B">
              <w:rPr>
                <w:rStyle w:val="Hyperlink"/>
                <w:noProof/>
                <w:lang w:eastAsia="de-DE"/>
              </w:rPr>
              <w:t>2.1.2 Gassensor MQ-2</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_Toc73274645 \h </w:instrText>
            </w:r>
            <w:r w:rsidR="00F03EA9" w:rsidRPr="00E9276B">
              <w:rPr>
                <w:noProof/>
                <w:webHidden/>
              </w:rPr>
            </w:r>
            <w:r w:rsidR="00F03EA9" w:rsidRPr="00E9276B">
              <w:rPr>
                <w:noProof/>
                <w:webHidden/>
              </w:rPr>
              <w:fldChar w:fldCharType="separate"/>
            </w:r>
            <w:r w:rsidR="00F03EA9" w:rsidRPr="00E9276B">
              <w:rPr>
                <w:noProof/>
                <w:webHidden/>
              </w:rPr>
              <w:t>5</w:t>
            </w:r>
            <w:r w:rsidR="00F03EA9" w:rsidRPr="00E9276B">
              <w:rPr>
                <w:noProof/>
                <w:webHidden/>
              </w:rPr>
              <w:fldChar w:fldCharType="end"/>
            </w:r>
          </w:hyperlink>
        </w:p>
        <w:p w14:paraId="7DB6C2DC" w14:textId="197C1C26" w:rsidR="00F03EA9" w:rsidRPr="00E9276B" w:rsidRDefault="00BB1D87">
          <w:pPr>
            <w:pStyle w:val="Verzeichnis3"/>
            <w:tabs>
              <w:tab w:val="right" w:leader="dot" w:pos="9062"/>
            </w:tabs>
            <w:rPr>
              <w:rFonts w:asciiTheme="minorHAnsi" w:eastAsiaTheme="minorEastAsia" w:hAnsiTheme="minorHAnsi"/>
              <w:noProof/>
              <w:sz w:val="22"/>
              <w:lang w:eastAsia="de-DE"/>
            </w:rPr>
          </w:pPr>
          <w:hyperlink w:anchor="_Toc73274646" w:history="1">
            <w:r w:rsidR="00F03EA9" w:rsidRPr="00E9276B">
              <w:rPr>
                <w:rStyle w:val="Hyperlink"/>
                <w:noProof/>
                <w:lang w:eastAsia="de-DE"/>
              </w:rPr>
              <w:t>2.1.3 Temperatursensor DS18B20</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_Toc73274646 \h </w:instrText>
            </w:r>
            <w:r w:rsidR="00F03EA9" w:rsidRPr="00E9276B">
              <w:rPr>
                <w:noProof/>
                <w:webHidden/>
              </w:rPr>
            </w:r>
            <w:r w:rsidR="00F03EA9" w:rsidRPr="00E9276B">
              <w:rPr>
                <w:noProof/>
                <w:webHidden/>
              </w:rPr>
              <w:fldChar w:fldCharType="separate"/>
            </w:r>
            <w:r w:rsidR="00F03EA9" w:rsidRPr="00E9276B">
              <w:rPr>
                <w:noProof/>
                <w:webHidden/>
              </w:rPr>
              <w:t>6</w:t>
            </w:r>
            <w:r w:rsidR="00F03EA9" w:rsidRPr="00E9276B">
              <w:rPr>
                <w:noProof/>
                <w:webHidden/>
              </w:rPr>
              <w:fldChar w:fldCharType="end"/>
            </w:r>
          </w:hyperlink>
        </w:p>
        <w:p w14:paraId="675E74BF" w14:textId="69DE0745"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47" w:history="1">
            <w:r w:rsidR="00F03EA9" w:rsidRPr="00E9276B">
              <w:rPr>
                <w:rStyle w:val="Hyperlink"/>
                <w:noProof/>
              </w:rPr>
              <w:t>2.2 Software</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_Toc73274647 \h </w:instrText>
            </w:r>
            <w:r w:rsidR="00F03EA9" w:rsidRPr="00E9276B">
              <w:rPr>
                <w:noProof/>
                <w:webHidden/>
              </w:rPr>
            </w:r>
            <w:r w:rsidR="00F03EA9" w:rsidRPr="00E9276B">
              <w:rPr>
                <w:noProof/>
                <w:webHidden/>
              </w:rPr>
              <w:fldChar w:fldCharType="separate"/>
            </w:r>
            <w:r w:rsidR="00F03EA9" w:rsidRPr="00E9276B">
              <w:rPr>
                <w:noProof/>
                <w:webHidden/>
              </w:rPr>
              <w:t>6</w:t>
            </w:r>
            <w:r w:rsidR="00F03EA9" w:rsidRPr="00E9276B">
              <w:rPr>
                <w:noProof/>
                <w:webHidden/>
              </w:rPr>
              <w:fldChar w:fldCharType="end"/>
            </w:r>
          </w:hyperlink>
        </w:p>
        <w:p w14:paraId="2DB1A2EC" w14:textId="2310EB34" w:rsidR="00F03EA9" w:rsidRPr="00E9276B" w:rsidRDefault="00BB1D87">
          <w:pPr>
            <w:pStyle w:val="Verzeichnis3"/>
            <w:tabs>
              <w:tab w:val="right" w:leader="dot" w:pos="9062"/>
            </w:tabs>
            <w:rPr>
              <w:rFonts w:asciiTheme="minorHAnsi" w:eastAsiaTheme="minorEastAsia" w:hAnsiTheme="minorHAnsi"/>
              <w:noProof/>
              <w:sz w:val="22"/>
              <w:lang w:eastAsia="de-DE"/>
            </w:rPr>
          </w:pPr>
          <w:hyperlink w:anchor="_Toc73274648" w:history="1">
            <w:r w:rsidR="00F03EA9" w:rsidRPr="00E9276B">
              <w:rPr>
                <w:rStyle w:val="Hyperlink"/>
                <w:noProof/>
                <w:lang w:eastAsia="de-DE"/>
              </w:rPr>
              <w:t>2.2.1 Python</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_Toc73274648 \h </w:instrText>
            </w:r>
            <w:r w:rsidR="00F03EA9" w:rsidRPr="00E9276B">
              <w:rPr>
                <w:noProof/>
                <w:webHidden/>
              </w:rPr>
            </w:r>
            <w:r w:rsidR="00F03EA9" w:rsidRPr="00E9276B">
              <w:rPr>
                <w:noProof/>
                <w:webHidden/>
              </w:rPr>
              <w:fldChar w:fldCharType="separate"/>
            </w:r>
            <w:r w:rsidR="00F03EA9" w:rsidRPr="00E9276B">
              <w:rPr>
                <w:noProof/>
                <w:webHidden/>
              </w:rPr>
              <w:t>6</w:t>
            </w:r>
            <w:r w:rsidR="00F03EA9" w:rsidRPr="00E9276B">
              <w:rPr>
                <w:noProof/>
                <w:webHidden/>
              </w:rPr>
              <w:fldChar w:fldCharType="end"/>
            </w:r>
          </w:hyperlink>
        </w:p>
        <w:p w14:paraId="12C401EB" w14:textId="5A7E9880" w:rsidR="00F03EA9" w:rsidRPr="00E9276B" w:rsidRDefault="00BB1D87">
          <w:pPr>
            <w:pStyle w:val="Verzeichnis3"/>
            <w:tabs>
              <w:tab w:val="right" w:leader="dot" w:pos="9062"/>
            </w:tabs>
            <w:rPr>
              <w:rFonts w:asciiTheme="minorHAnsi" w:eastAsiaTheme="minorEastAsia" w:hAnsiTheme="minorHAnsi"/>
              <w:noProof/>
              <w:sz w:val="22"/>
              <w:lang w:eastAsia="de-DE"/>
            </w:rPr>
          </w:pPr>
          <w:hyperlink w:anchor="_Toc73274649" w:history="1">
            <w:r w:rsidR="00F03EA9" w:rsidRPr="00E9276B">
              <w:rPr>
                <w:rStyle w:val="Hyperlink"/>
                <w:noProof/>
                <w:lang w:eastAsia="de-DE"/>
              </w:rPr>
              <w:t xml:space="preserve">2.2.2 </w:t>
            </w:r>
            <w:r w:rsidR="00F03EA9" w:rsidRPr="00E9276B">
              <w:rPr>
                <w:rStyle w:val="Hyperlink"/>
                <w:noProof/>
              </w:rPr>
              <w:t>MariaDB</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_Toc73274649 \h </w:instrText>
            </w:r>
            <w:r w:rsidR="00F03EA9" w:rsidRPr="00E9276B">
              <w:rPr>
                <w:noProof/>
                <w:webHidden/>
              </w:rPr>
            </w:r>
            <w:r w:rsidR="00F03EA9" w:rsidRPr="00E9276B">
              <w:rPr>
                <w:noProof/>
                <w:webHidden/>
              </w:rPr>
              <w:fldChar w:fldCharType="separate"/>
            </w:r>
            <w:r w:rsidR="00F03EA9" w:rsidRPr="00E9276B">
              <w:rPr>
                <w:noProof/>
                <w:webHidden/>
              </w:rPr>
              <w:t>7</w:t>
            </w:r>
            <w:r w:rsidR="00F03EA9" w:rsidRPr="00E9276B">
              <w:rPr>
                <w:noProof/>
                <w:webHidden/>
              </w:rPr>
              <w:fldChar w:fldCharType="end"/>
            </w:r>
          </w:hyperlink>
        </w:p>
        <w:p w14:paraId="048A411B" w14:textId="43B11886" w:rsidR="00F03EA9" w:rsidRPr="00E9276B" w:rsidRDefault="00BB1D87">
          <w:pPr>
            <w:pStyle w:val="Verzeichnis3"/>
            <w:tabs>
              <w:tab w:val="right" w:leader="dot" w:pos="9062"/>
            </w:tabs>
            <w:rPr>
              <w:rFonts w:asciiTheme="minorHAnsi" w:eastAsiaTheme="minorEastAsia" w:hAnsiTheme="minorHAnsi"/>
              <w:noProof/>
              <w:sz w:val="22"/>
              <w:lang w:eastAsia="de-DE"/>
            </w:rPr>
          </w:pPr>
          <w:hyperlink w:anchor="_Toc73274650" w:history="1">
            <w:r w:rsidR="00F03EA9" w:rsidRPr="00E9276B">
              <w:rPr>
                <w:rStyle w:val="Hyperlink"/>
                <w:noProof/>
                <w:lang w:eastAsia="de-DE"/>
              </w:rPr>
              <w:t>2.2.3 Flask, HTML und CSS</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_Toc73274650 \h </w:instrText>
            </w:r>
            <w:r w:rsidR="00F03EA9" w:rsidRPr="00E9276B">
              <w:rPr>
                <w:noProof/>
                <w:webHidden/>
              </w:rPr>
            </w:r>
            <w:r w:rsidR="00F03EA9" w:rsidRPr="00E9276B">
              <w:rPr>
                <w:noProof/>
                <w:webHidden/>
              </w:rPr>
              <w:fldChar w:fldCharType="separate"/>
            </w:r>
            <w:r w:rsidR="00F03EA9" w:rsidRPr="00E9276B">
              <w:rPr>
                <w:noProof/>
                <w:webHidden/>
              </w:rPr>
              <w:t>7</w:t>
            </w:r>
            <w:r w:rsidR="00F03EA9" w:rsidRPr="00E9276B">
              <w:rPr>
                <w:noProof/>
                <w:webHidden/>
              </w:rPr>
              <w:fldChar w:fldCharType="end"/>
            </w:r>
          </w:hyperlink>
        </w:p>
        <w:p w14:paraId="46F06D25" w14:textId="67E59020"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51" w:history="1">
            <w:r w:rsidR="00F03EA9" w:rsidRPr="00E9276B">
              <w:rPr>
                <w:rStyle w:val="Hyperlink"/>
                <w:noProof/>
              </w:rPr>
              <w:t>3    Projektumsetzung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_Toc73274651 \h </w:instrText>
            </w:r>
            <w:r w:rsidR="00F03EA9" w:rsidRPr="00E9276B">
              <w:rPr>
                <w:noProof/>
                <w:webHidden/>
              </w:rPr>
            </w:r>
            <w:r w:rsidR="00F03EA9" w:rsidRPr="00E9276B">
              <w:rPr>
                <w:noProof/>
                <w:webHidden/>
              </w:rPr>
              <w:fldChar w:fldCharType="separate"/>
            </w:r>
            <w:r w:rsidR="00F03EA9" w:rsidRPr="00E9276B">
              <w:rPr>
                <w:noProof/>
                <w:webHidden/>
              </w:rPr>
              <w:t>9</w:t>
            </w:r>
            <w:r w:rsidR="00F03EA9" w:rsidRPr="00E9276B">
              <w:rPr>
                <w:noProof/>
                <w:webHidden/>
              </w:rPr>
              <w:fldChar w:fldCharType="end"/>
            </w:r>
          </w:hyperlink>
        </w:p>
        <w:p w14:paraId="1097F119" w14:textId="1E575B34"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52" w:history="1">
            <w:r w:rsidR="00F03EA9" w:rsidRPr="00E9276B">
              <w:rPr>
                <w:rStyle w:val="Hyperlink"/>
                <w:noProof/>
                <w:lang w:eastAsia="de-DE"/>
              </w:rPr>
              <w:t>3.1 Ansteuerung Hardware / Ansteuerung der Sensoren</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_Toc73274652 \h </w:instrText>
            </w:r>
            <w:r w:rsidR="00F03EA9" w:rsidRPr="00E9276B">
              <w:rPr>
                <w:noProof/>
                <w:webHidden/>
              </w:rPr>
            </w:r>
            <w:r w:rsidR="00F03EA9" w:rsidRPr="00E9276B">
              <w:rPr>
                <w:noProof/>
                <w:webHidden/>
              </w:rPr>
              <w:fldChar w:fldCharType="separate"/>
            </w:r>
            <w:r w:rsidR="00F03EA9" w:rsidRPr="00E9276B">
              <w:rPr>
                <w:noProof/>
                <w:webHidden/>
              </w:rPr>
              <w:t>9</w:t>
            </w:r>
            <w:r w:rsidR="00F03EA9" w:rsidRPr="00E9276B">
              <w:rPr>
                <w:noProof/>
                <w:webHidden/>
              </w:rPr>
              <w:fldChar w:fldCharType="end"/>
            </w:r>
          </w:hyperlink>
        </w:p>
        <w:p w14:paraId="3008F897" w14:textId="35B9733F"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53" w:history="1">
            <w:r w:rsidR="00F03EA9" w:rsidRPr="00E9276B">
              <w:rPr>
                <w:rStyle w:val="Hyperlink"/>
                <w:noProof/>
              </w:rPr>
              <w:t>3.2 Automatische E-Mail-Benachrichtigung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_Toc73274653 \h </w:instrText>
            </w:r>
            <w:r w:rsidR="00F03EA9" w:rsidRPr="00E9276B">
              <w:rPr>
                <w:noProof/>
                <w:webHidden/>
              </w:rPr>
            </w:r>
            <w:r w:rsidR="00F03EA9" w:rsidRPr="00E9276B">
              <w:rPr>
                <w:noProof/>
                <w:webHidden/>
              </w:rPr>
              <w:fldChar w:fldCharType="separate"/>
            </w:r>
            <w:r w:rsidR="00F03EA9" w:rsidRPr="00E9276B">
              <w:rPr>
                <w:noProof/>
                <w:webHidden/>
              </w:rPr>
              <w:t>10</w:t>
            </w:r>
            <w:r w:rsidR="00F03EA9" w:rsidRPr="00E9276B">
              <w:rPr>
                <w:noProof/>
                <w:webHidden/>
              </w:rPr>
              <w:fldChar w:fldCharType="end"/>
            </w:r>
          </w:hyperlink>
        </w:p>
        <w:p w14:paraId="63358EA6" w14:textId="0B0E2FA1"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54" w:history="1">
            <w:r w:rsidR="00F03EA9" w:rsidRPr="00E9276B">
              <w:rPr>
                <w:rStyle w:val="Hyperlink"/>
                <w:noProof/>
                <w:lang w:eastAsia="de-DE"/>
              </w:rPr>
              <w:t>3.3 Alarmsignal</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_Toc73274654 \h </w:instrText>
            </w:r>
            <w:r w:rsidR="00F03EA9" w:rsidRPr="00E9276B">
              <w:rPr>
                <w:noProof/>
                <w:webHidden/>
              </w:rPr>
            </w:r>
            <w:r w:rsidR="00F03EA9" w:rsidRPr="00E9276B">
              <w:rPr>
                <w:noProof/>
                <w:webHidden/>
              </w:rPr>
              <w:fldChar w:fldCharType="separate"/>
            </w:r>
            <w:r w:rsidR="00F03EA9" w:rsidRPr="00E9276B">
              <w:rPr>
                <w:noProof/>
                <w:webHidden/>
              </w:rPr>
              <w:t>11</w:t>
            </w:r>
            <w:r w:rsidR="00F03EA9" w:rsidRPr="00E9276B">
              <w:rPr>
                <w:noProof/>
                <w:webHidden/>
              </w:rPr>
              <w:fldChar w:fldCharType="end"/>
            </w:r>
          </w:hyperlink>
        </w:p>
        <w:p w14:paraId="18AE4F52" w14:textId="18B94AD4"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55" w:history="1">
            <w:r w:rsidR="00F03EA9" w:rsidRPr="00E9276B">
              <w:rPr>
                <w:rStyle w:val="Hyperlink"/>
                <w:noProof/>
                <w:lang w:eastAsia="de-DE"/>
              </w:rPr>
              <w:t>3.4 Datenbank</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_Toc73274655 \h </w:instrText>
            </w:r>
            <w:r w:rsidR="00F03EA9" w:rsidRPr="00E9276B">
              <w:rPr>
                <w:noProof/>
                <w:webHidden/>
              </w:rPr>
            </w:r>
            <w:r w:rsidR="00F03EA9" w:rsidRPr="00E9276B">
              <w:rPr>
                <w:noProof/>
                <w:webHidden/>
              </w:rPr>
              <w:fldChar w:fldCharType="separate"/>
            </w:r>
            <w:r w:rsidR="00F03EA9" w:rsidRPr="00E9276B">
              <w:rPr>
                <w:noProof/>
                <w:webHidden/>
              </w:rPr>
              <w:t>12</w:t>
            </w:r>
            <w:r w:rsidR="00F03EA9" w:rsidRPr="00E9276B">
              <w:rPr>
                <w:noProof/>
                <w:webHidden/>
              </w:rPr>
              <w:fldChar w:fldCharType="end"/>
            </w:r>
          </w:hyperlink>
        </w:p>
        <w:p w14:paraId="7225CE88" w14:textId="1902F592"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56" w:history="1">
            <w:r w:rsidR="00F03EA9" w:rsidRPr="00E9276B">
              <w:rPr>
                <w:rStyle w:val="Hyperlink"/>
                <w:noProof/>
                <w:lang w:eastAsia="de-DE"/>
              </w:rPr>
              <w:t>3.4 Webinterface</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_Toc73274656 \h </w:instrText>
            </w:r>
            <w:r w:rsidR="00F03EA9" w:rsidRPr="00E9276B">
              <w:rPr>
                <w:noProof/>
                <w:webHidden/>
              </w:rPr>
            </w:r>
            <w:r w:rsidR="00F03EA9" w:rsidRPr="00E9276B">
              <w:rPr>
                <w:noProof/>
                <w:webHidden/>
              </w:rPr>
              <w:fldChar w:fldCharType="separate"/>
            </w:r>
            <w:r w:rsidR="00F03EA9" w:rsidRPr="00E9276B">
              <w:rPr>
                <w:noProof/>
                <w:webHidden/>
              </w:rPr>
              <w:t>12</w:t>
            </w:r>
            <w:r w:rsidR="00F03EA9" w:rsidRPr="00E9276B">
              <w:rPr>
                <w:noProof/>
                <w:webHidden/>
              </w:rPr>
              <w:fldChar w:fldCharType="end"/>
            </w:r>
          </w:hyperlink>
        </w:p>
        <w:p w14:paraId="2F713E21" w14:textId="31D70550"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57" w:history="1">
            <w:r w:rsidR="00F03EA9" w:rsidRPr="00E9276B">
              <w:rPr>
                <w:rStyle w:val="Hyperlink"/>
                <w:noProof/>
              </w:rPr>
              <w:t>3.5 Import der Messwerte und Dashboard</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_Toc73274657 \h </w:instrText>
            </w:r>
            <w:r w:rsidR="00F03EA9" w:rsidRPr="00E9276B">
              <w:rPr>
                <w:noProof/>
                <w:webHidden/>
              </w:rPr>
            </w:r>
            <w:r w:rsidR="00F03EA9" w:rsidRPr="00E9276B">
              <w:rPr>
                <w:noProof/>
                <w:webHidden/>
              </w:rPr>
              <w:fldChar w:fldCharType="separate"/>
            </w:r>
            <w:r w:rsidR="00F03EA9" w:rsidRPr="00E9276B">
              <w:rPr>
                <w:noProof/>
                <w:webHidden/>
              </w:rPr>
              <w:t>15</w:t>
            </w:r>
            <w:r w:rsidR="00F03EA9" w:rsidRPr="00E9276B">
              <w:rPr>
                <w:noProof/>
                <w:webHidden/>
              </w:rPr>
              <w:fldChar w:fldCharType="end"/>
            </w:r>
          </w:hyperlink>
        </w:p>
        <w:p w14:paraId="2669423E" w14:textId="16CC9C93"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58" w:history="1">
            <w:r w:rsidR="00F03EA9" w:rsidRPr="00E9276B">
              <w:rPr>
                <w:rStyle w:val="Hyperlink"/>
                <w:noProof/>
                <w:lang w:eastAsia="de-DE"/>
              </w:rPr>
              <w:t>3.6 Licht API</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_Toc73274658 \h </w:instrText>
            </w:r>
            <w:r w:rsidR="00F03EA9" w:rsidRPr="00E9276B">
              <w:rPr>
                <w:noProof/>
                <w:webHidden/>
              </w:rPr>
            </w:r>
            <w:r w:rsidR="00F03EA9" w:rsidRPr="00E9276B">
              <w:rPr>
                <w:noProof/>
                <w:webHidden/>
              </w:rPr>
              <w:fldChar w:fldCharType="separate"/>
            </w:r>
            <w:r w:rsidR="00F03EA9" w:rsidRPr="00E9276B">
              <w:rPr>
                <w:noProof/>
                <w:webHidden/>
              </w:rPr>
              <w:t>15</w:t>
            </w:r>
            <w:r w:rsidR="00F03EA9" w:rsidRPr="00E9276B">
              <w:rPr>
                <w:noProof/>
                <w:webHidden/>
              </w:rPr>
              <w:fldChar w:fldCharType="end"/>
            </w:r>
          </w:hyperlink>
        </w:p>
        <w:p w14:paraId="2F1F1E97" w14:textId="0EDE3996"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59" w:history="1">
            <w:r w:rsidR="00F03EA9" w:rsidRPr="00E9276B">
              <w:rPr>
                <w:rStyle w:val="Hyperlink"/>
                <w:noProof/>
              </w:rPr>
              <w:t>4 Produktvorstellung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_Toc73274659 \h </w:instrText>
            </w:r>
            <w:r w:rsidR="00F03EA9" w:rsidRPr="00E9276B">
              <w:rPr>
                <w:noProof/>
                <w:webHidden/>
              </w:rPr>
            </w:r>
            <w:r w:rsidR="00F03EA9" w:rsidRPr="00E9276B">
              <w:rPr>
                <w:noProof/>
                <w:webHidden/>
              </w:rPr>
              <w:fldChar w:fldCharType="separate"/>
            </w:r>
            <w:r w:rsidR="00F03EA9" w:rsidRPr="00E9276B">
              <w:rPr>
                <w:noProof/>
                <w:webHidden/>
              </w:rPr>
              <w:t>15</w:t>
            </w:r>
            <w:r w:rsidR="00F03EA9" w:rsidRPr="00E9276B">
              <w:rPr>
                <w:noProof/>
                <w:webHidden/>
              </w:rPr>
              <w:fldChar w:fldCharType="end"/>
            </w:r>
          </w:hyperlink>
        </w:p>
        <w:p w14:paraId="57E54711" w14:textId="21566E51"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60" w:history="1">
            <w:r w:rsidR="00F03EA9" w:rsidRPr="00E9276B">
              <w:rPr>
                <w:rStyle w:val="Hyperlink"/>
                <w:noProof/>
                <w:lang w:eastAsia="de-DE"/>
              </w:rPr>
              <w:t>4.1 Prototyp</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_Toc73274660 \h </w:instrText>
            </w:r>
            <w:r w:rsidR="00F03EA9" w:rsidRPr="00E9276B">
              <w:rPr>
                <w:noProof/>
                <w:webHidden/>
              </w:rPr>
            </w:r>
            <w:r w:rsidR="00F03EA9" w:rsidRPr="00E9276B">
              <w:rPr>
                <w:noProof/>
                <w:webHidden/>
              </w:rPr>
              <w:fldChar w:fldCharType="separate"/>
            </w:r>
            <w:r w:rsidR="00F03EA9" w:rsidRPr="00E9276B">
              <w:rPr>
                <w:noProof/>
                <w:webHidden/>
              </w:rPr>
              <w:t>16</w:t>
            </w:r>
            <w:r w:rsidR="00F03EA9" w:rsidRPr="00E9276B">
              <w:rPr>
                <w:noProof/>
                <w:webHidden/>
              </w:rPr>
              <w:fldChar w:fldCharType="end"/>
            </w:r>
          </w:hyperlink>
        </w:p>
        <w:p w14:paraId="11E44A92" w14:textId="6071D1D1"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61" w:history="1">
            <w:r w:rsidR="00F03EA9" w:rsidRPr="00E9276B">
              <w:rPr>
                <w:rStyle w:val="Hyperlink"/>
                <w:noProof/>
                <w:lang w:eastAsia="de-DE"/>
              </w:rPr>
              <w:t>4.2 User-Interface</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_Toc73274661 \h </w:instrText>
            </w:r>
            <w:r w:rsidR="00F03EA9" w:rsidRPr="00E9276B">
              <w:rPr>
                <w:noProof/>
                <w:webHidden/>
              </w:rPr>
            </w:r>
            <w:r w:rsidR="00F03EA9" w:rsidRPr="00E9276B">
              <w:rPr>
                <w:noProof/>
                <w:webHidden/>
              </w:rPr>
              <w:fldChar w:fldCharType="separate"/>
            </w:r>
            <w:r w:rsidR="00F03EA9" w:rsidRPr="00E9276B">
              <w:rPr>
                <w:noProof/>
                <w:webHidden/>
              </w:rPr>
              <w:t>17</w:t>
            </w:r>
            <w:r w:rsidR="00F03EA9" w:rsidRPr="00E9276B">
              <w:rPr>
                <w:noProof/>
                <w:webHidden/>
              </w:rPr>
              <w:fldChar w:fldCharType="end"/>
            </w:r>
          </w:hyperlink>
        </w:p>
        <w:p w14:paraId="7E0D6C05" w14:textId="65E29C88"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62" w:history="1">
            <w:r w:rsidR="00F03EA9" w:rsidRPr="00E9276B">
              <w:rPr>
                <w:rStyle w:val="Hyperlink"/>
                <w:noProof/>
                <w:lang w:val="en-US"/>
              </w:rPr>
              <w:t>5 Unique Selling Points</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_Toc73274662 \h </w:instrText>
            </w:r>
            <w:r w:rsidR="00F03EA9" w:rsidRPr="00E9276B">
              <w:rPr>
                <w:noProof/>
                <w:webHidden/>
              </w:rPr>
            </w:r>
            <w:r w:rsidR="00F03EA9" w:rsidRPr="00E9276B">
              <w:rPr>
                <w:noProof/>
                <w:webHidden/>
              </w:rPr>
              <w:fldChar w:fldCharType="separate"/>
            </w:r>
            <w:r w:rsidR="00F03EA9" w:rsidRPr="00E9276B">
              <w:rPr>
                <w:noProof/>
                <w:webHidden/>
              </w:rPr>
              <w:t>20</w:t>
            </w:r>
            <w:r w:rsidR="00F03EA9" w:rsidRPr="00E9276B">
              <w:rPr>
                <w:noProof/>
                <w:webHidden/>
              </w:rPr>
              <w:fldChar w:fldCharType="end"/>
            </w:r>
          </w:hyperlink>
        </w:p>
        <w:p w14:paraId="63F609BB" w14:textId="0B81E588"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63" w:history="1">
            <w:r w:rsidR="00F03EA9" w:rsidRPr="00E9276B">
              <w:rPr>
                <w:rStyle w:val="Hyperlink"/>
                <w:noProof/>
              </w:rPr>
              <w:t>6 Fazit</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_Toc73274663 \h </w:instrText>
            </w:r>
            <w:r w:rsidR="00F03EA9" w:rsidRPr="00E9276B">
              <w:rPr>
                <w:noProof/>
                <w:webHidden/>
              </w:rPr>
            </w:r>
            <w:r w:rsidR="00F03EA9" w:rsidRPr="00E9276B">
              <w:rPr>
                <w:noProof/>
                <w:webHidden/>
              </w:rPr>
              <w:fldChar w:fldCharType="separate"/>
            </w:r>
            <w:r w:rsidR="00F03EA9" w:rsidRPr="00E9276B">
              <w:rPr>
                <w:noProof/>
                <w:webHidden/>
              </w:rPr>
              <w:t>21</w:t>
            </w:r>
            <w:r w:rsidR="00F03EA9" w:rsidRPr="00E9276B">
              <w:rPr>
                <w:noProof/>
                <w:webHidden/>
              </w:rPr>
              <w:fldChar w:fldCharType="end"/>
            </w:r>
          </w:hyperlink>
        </w:p>
        <w:p w14:paraId="70E025F8" w14:textId="081986C9"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64" w:history="1">
            <w:r w:rsidR="00F03EA9" w:rsidRPr="00E9276B">
              <w:rPr>
                <w:rStyle w:val="Hyperlink"/>
                <w:noProof/>
              </w:rPr>
              <w:t>7 Ausblick</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_Toc73274664 \h </w:instrText>
            </w:r>
            <w:r w:rsidR="00F03EA9" w:rsidRPr="00E9276B">
              <w:rPr>
                <w:noProof/>
                <w:webHidden/>
              </w:rPr>
            </w:r>
            <w:r w:rsidR="00F03EA9" w:rsidRPr="00E9276B">
              <w:rPr>
                <w:noProof/>
                <w:webHidden/>
              </w:rPr>
              <w:fldChar w:fldCharType="separate"/>
            </w:r>
            <w:r w:rsidR="00F03EA9" w:rsidRPr="00E9276B">
              <w:rPr>
                <w:noProof/>
                <w:webHidden/>
              </w:rPr>
              <w:t>22</w:t>
            </w:r>
            <w:r w:rsidR="00F03EA9" w:rsidRPr="00E9276B">
              <w:rPr>
                <w:noProof/>
                <w:webHidden/>
              </w:rPr>
              <w:fldChar w:fldCharType="end"/>
            </w:r>
          </w:hyperlink>
        </w:p>
        <w:p w14:paraId="621D8F88" w14:textId="7D1AF662"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65" w:history="1">
            <w:r w:rsidR="00F03EA9" w:rsidRPr="00E9276B">
              <w:rPr>
                <w:rStyle w:val="Hyperlink"/>
                <w:noProof/>
              </w:rPr>
              <w:t>7.1 Einbruch Sicherheit</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_Toc73274665 \h </w:instrText>
            </w:r>
            <w:r w:rsidR="00F03EA9" w:rsidRPr="00E9276B">
              <w:rPr>
                <w:noProof/>
                <w:webHidden/>
              </w:rPr>
            </w:r>
            <w:r w:rsidR="00F03EA9" w:rsidRPr="00E9276B">
              <w:rPr>
                <w:noProof/>
                <w:webHidden/>
              </w:rPr>
              <w:fldChar w:fldCharType="separate"/>
            </w:r>
            <w:r w:rsidR="00F03EA9" w:rsidRPr="00E9276B">
              <w:rPr>
                <w:noProof/>
                <w:webHidden/>
              </w:rPr>
              <w:t>22</w:t>
            </w:r>
            <w:r w:rsidR="00F03EA9" w:rsidRPr="00E9276B">
              <w:rPr>
                <w:noProof/>
                <w:webHidden/>
              </w:rPr>
              <w:fldChar w:fldCharType="end"/>
            </w:r>
          </w:hyperlink>
        </w:p>
        <w:p w14:paraId="231838BD" w14:textId="1E1D0FDC"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66" w:history="1">
            <w:r w:rsidR="00F03EA9" w:rsidRPr="00E9276B">
              <w:rPr>
                <w:rStyle w:val="Hyperlink"/>
                <w:noProof/>
              </w:rPr>
              <w:t>7.2 Übermittlung Gebäudedaten</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_Toc73274666 \h </w:instrText>
            </w:r>
            <w:r w:rsidR="00F03EA9" w:rsidRPr="00E9276B">
              <w:rPr>
                <w:noProof/>
                <w:webHidden/>
              </w:rPr>
            </w:r>
            <w:r w:rsidR="00F03EA9" w:rsidRPr="00E9276B">
              <w:rPr>
                <w:noProof/>
                <w:webHidden/>
              </w:rPr>
              <w:fldChar w:fldCharType="separate"/>
            </w:r>
            <w:r w:rsidR="00F03EA9" w:rsidRPr="00E9276B">
              <w:rPr>
                <w:noProof/>
                <w:webHidden/>
              </w:rPr>
              <w:t>22</w:t>
            </w:r>
            <w:r w:rsidR="00F03EA9" w:rsidRPr="00E9276B">
              <w:rPr>
                <w:noProof/>
                <w:webHidden/>
              </w:rPr>
              <w:fldChar w:fldCharType="end"/>
            </w:r>
          </w:hyperlink>
        </w:p>
        <w:p w14:paraId="73456673" w14:textId="6264AD39"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67" w:history="1">
            <w:r w:rsidR="00F03EA9" w:rsidRPr="00E9276B">
              <w:rPr>
                <w:rStyle w:val="Hyperlink"/>
                <w:noProof/>
              </w:rPr>
              <w:t>7.3 Gesamtheitliche Luftüberwachung und -steuerung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_Toc73274667 \h </w:instrText>
            </w:r>
            <w:r w:rsidR="00F03EA9" w:rsidRPr="00E9276B">
              <w:rPr>
                <w:noProof/>
                <w:webHidden/>
              </w:rPr>
            </w:r>
            <w:r w:rsidR="00F03EA9" w:rsidRPr="00E9276B">
              <w:rPr>
                <w:noProof/>
                <w:webHidden/>
              </w:rPr>
              <w:fldChar w:fldCharType="separate"/>
            </w:r>
            <w:r w:rsidR="00F03EA9" w:rsidRPr="00E9276B">
              <w:rPr>
                <w:noProof/>
                <w:webHidden/>
              </w:rPr>
              <w:t>22</w:t>
            </w:r>
            <w:r w:rsidR="00F03EA9" w:rsidRPr="00E9276B">
              <w:rPr>
                <w:noProof/>
                <w:webHidden/>
              </w:rPr>
              <w:fldChar w:fldCharType="end"/>
            </w:r>
          </w:hyperlink>
        </w:p>
        <w:p w14:paraId="48784808" w14:textId="7A471C8D"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68" w:history="1">
            <w:r w:rsidR="00F03EA9" w:rsidRPr="00E9276B">
              <w:rPr>
                <w:rStyle w:val="Hyperlink"/>
                <w:noProof/>
              </w:rPr>
              <w:t>7.4 Monitoring von Personenzahl</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_Toc73274668 \h </w:instrText>
            </w:r>
            <w:r w:rsidR="00F03EA9" w:rsidRPr="00E9276B">
              <w:rPr>
                <w:noProof/>
                <w:webHidden/>
              </w:rPr>
            </w:r>
            <w:r w:rsidR="00F03EA9" w:rsidRPr="00E9276B">
              <w:rPr>
                <w:noProof/>
                <w:webHidden/>
              </w:rPr>
              <w:fldChar w:fldCharType="separate"/>
            </w:r>
            <w:r w:rsidR="00F03EA9" w:rsidRPr="00E9276B">
              <w:rPr>
                <w:noProof/>
                <w:webHidden/>
              </w:rPr>
              <w:t>22</w:t>
            </w:r>
            <w:r w:rsidR="00F03EA9" w:rsidRPr="00E9276B">
              <w:rPr>
                <w:noProof/>
                <w:webHidden/>
              </w:rPr>
              <w:fldChar w:fldCharType="end"/>
            </w:r>
          </w:hyperlink>
        </w:p>
        <w:p w14:paraId="4970374B" w14:textId="05FB4FB9"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69" w:history="1">
            <w:r w:rsidR="00F03EA9" w:rsidRPr="00E9276B">
              <w:rPr>
                <w:rStyle w:val="Hyperlink"/>
                <w:noProof/>
              </w:rPr>
              <w:t>Literaturverzeichnis</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_Toc73274669 \h </w:instrText>
            </w:r>
            <w:r w:rsidR="00F03EA9" w:rsidRPr="00E9276B">
              <w:rPr>
                <w:noProof/>
                <w:webHidden/>
              </w:rPr>
            </w:r>
            <w:r w:rsidR="00F03EA9" w:rsidRPr="00E9276B">
              <w:rPr>
                <w:noProof/>
                <w:webHidden/>
              </w:rPr>
              <w:fldChar w:fldCharType="separate"/>
            </w:r>
            <w:r w:rsidR="00F03EA9" w:rsidRPr="00E9276B">
              <w:rPr>
                <w:noProof/>
                <w:webHidden/>
              </w:rPr>
              <w:t>23</w:t>
            </w:r>
            <w:r w:rsidR="00F03EA9" w:rsidRPr="00E9276B">
              <w:rPr>
                <w:noProof/>
                <w:webHidden/>
              </w:rPr>
              <w:fldChar w:fldCharType="end"/>
            </w:r>
          </w:hyperlink>
        </w:p>
        <w:p w14:paraId="710610A9" w14:textId="17D6A945" w:rsidR="00F03EA9" w:rsidRPr="00E9276B" w:rsidRDefault="00BB1D87">
          <w:pPr>
            <w:pStyle w:val="Verzeichnis1"/>
            <w:tabs>
              <w:tab w:val="right" w:leader="dot" w:pos="9062"/>
            </w:tabs>
            <w:rPr>
              <w:rFonts w:asciiTheme="minorHAnsi" w:eastAsiaTheme="minorEastAsia" w:hAnsiTheme="minorHAnsi"/>
              <w:noProof/>
              <w:sz w:val="22"/>
              <w:lang w:eastAsia="de-DE"/>
            </w:rPr>
          </w:pPr>
          <w:hyperlink w:anchor="_Toc73274670" w:history="1">
            <w:r w:rsidR="00F03EA9" w:rsidRPr="00E9276B">
              <w:rPr>
                <w:rStyle w:val="Hyperlink"/>
                <w:noProof/>
              </w:rPr>
              <w:t>Anhang</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_Toc73274670 \h </w:instrText>
            </w:r>
            <w:r w:rsidR="00F03EA9" w:rsidRPr="00E9276B">
              <w:rPr>
                <w:noProof/>
                <w:webHidden/>
              </w:rPr>
            </w:r>
            <w:r w:rsidR="00F03EA9" w:rsidRPr="00E9276B">
              <w:rPr>
                <w:noProof/>
                <w:webHidden/>
              </w:rPr>
              <w:fldChar w:fldCharType="separate"/>
            </w:r>
            <w:r w:rsidR="00F03EA9" w:rsidRPr="00E9276B">
              <w:rPr>
                <w:noProof/>
                <w:webHidden/>
              </w:rPr>
              <w:t>24</w:t>
            </w:r>
            <w:r w:rsidR="00F03EA9" w:rsidRPr="00E9276B">
              <w:rPr>
                <w:noProof/>
                <w:webHidden/>
              </w:rPr>
              <w:fldChar w:fldCharType="end"/>
            </w:r>
          </w:hyperlink>
        </w:p>
        <w:p w14:paraId="10BA0A20" w14:textId="5D908202" w:rsidR="00F03EA9" w:rsidRPr="00E9276B" w:rsidRDefault="00BB1D87">
          <w:pPr>
            <w:pStyle w:val="Verzeichnis2"/>
            <w:tabs>
              <w:tab w:val="right" w:leader="dot" w:pos="9062"/>
            </w:tabs>
            <w:rPr>
              <w:rFonts w:asciiTheme="minorHAnsi" w:eastAsiaTheme="minorEastAsia" w:hAnsiTheme="minorHAnsi"/>
              <w:noProof/>
              <w:sz w:val="22"/>
              <w:lang w:eastAsia="de-DE"/>
            </w:rPr>
          </w:pPr>
          <w:hyperlink w:anchor="_Toc73274671" w:history="1">
            <w:r w:rsidR="00F03EA9" w:rsidRPr="00E9276B">
              <w:rPr>
                <w:rStyle w:val="Hyperlink"/>
                <w:noProof/>
                <w:lang w:eastAsia="de-DE"/>
              </w:rPr>
              <w:t>A.1 Raspberry Pi 3 B+</w:t>
            </w:r>
            <w:r w:rsidR="00F03EA9" w:rsidRPr="00E9276B">
              <w:rPr>
                <w:noProof/>
                <w:webHidden/>
              </w:rPr>
              <w:tab/>
            </w:r>
            <w:r w:rsidR="00F03EA9" w:rsidRPr="00E9276B">
              <w:rPr>
                <w:noProof/>
                <w:webHidden/>
              </w:rPr>
              <w:fldChar w:fldCharType="begin"/>
            </w:r>
            <w:r w:rsidR="00F03EA9" w:rsidRPr="00E9276B">
              <w:rPr>
                <w:noProof/>
                <w:webHidden/>
              </w:rPr>
              <w:instrText xml:space="preserve"> PAGEREF _Toc73274671 \h </w:instrText>
            </w:r>
            <w:r w:rsidR="00F03EA9" w:rsidRPr="00E9276B">
              <w:rPr>
                <w:noProof/>
                <w:webHidden/>
              </w:rPr>
            </w:r>
            <w:r w:rsidR="00F03EA9" w:rsidRPr="00E9276B">
              <w:rPr>
                <w:noProof/>
                <w:webHidden/>
              </w:rPr>
              <w:fldChar w:fldCharType="separate"/>
            </w:r>
            <w:r w:rsidR="00F03EA9" w:rsidRPr="00E9276B">
              <w:rPr>
                <w:noProof/>
                <w:webHidden/>
              </w:rPr>
              <w:t>24</w:t>
            </w:r>
            <w:r w:rsidR="00F03EA9" w:rsidRPr="00E9276B">
              <w:rPr>
                <w:noProof/>
                <w:webHidden/>
              </w:rPr>
              <w:fldChar w:fldCharType="end"/>
            </w:r>
          </w:hyperlink>
        </w:p>
        <w:p w14:paraId="48B7E0EC" w14:textId="4C23224D" w:rsidR="003A54A2" w:rsidRPr="00E9276B" w:rsidRDefault="003A54A2" w:rsidP="003A54A2">
          <w:pPr>
            <w:rPr>
              <w:rFonts w:cs="Times New Roman"/>
              <w:b/>
              <w:bCs/>
            </w:rPr>
          </w:pPr>
          <w:r w:rsidRPr="00E9276B">
            <w:rPr>
              <w:rFonts w:cs="Times New Roman"/>
              <w:b/>
              <w:bCs/>
            </w:rPr>
            <w:fldChar w:fldCharType="end"/>
          </w:r>
        </w:p>
      </w:sdtContent>
    </w:sdt>
    <w:p w14:paraId="513C86CA" w14:textId="2E50CFCC" w:rsidR="003A54A2" w:rsidRPr="00E9276B" w:rsidRDefault="003A54A2" w:rsidP="003A54A2">
      <w:pPr>
        <w:rPr>
          <w:rFonts w:cs="Times New Roman"/>
          <w:b/>
          <w:bCs/>
        </w:rPr>
      </w:pPr>
    </w:p>
    <w:p w14:paraId="6D40816D" w14:textId="77777777" w:rsidR="00BD7954" w:rsidRPr="00E9276B" w:rsidRDefault="00BD7954" w:rsidP="003A54A2">
      <w:pPr>
        <w:rPr>
          <w:rFonts w:cs="Times New Roman"/>
          <w:b/>
          <w:bCs/>
        </w:rPr>
      </w:pPr>
    </w:p>
    <w:p w14:paraId="525F6EC8" w14:textId="2A6FD131" w:rsidR="003A54A2" w:rsidRPr="00E9276B" w:rsidRDefault="003A54A2" w:rsidP="003933F9">
      <w:pPr>
        <w:pStyle w:val="berschrift1"/>
        <w:rPr>
          <w:rFonts w:cs="Times New Roman"/>
        </w:rPr>
      </w:pPr>
      <w:bookmarkStart w:id="0" w:name="_Toc73274636"/>
      <w:r w:rsidRPr="00E9276B">
        <w:rPr>
          <w:rFonts w:cs="Times New Roman"/>
        </w:rPr>
        <w:t>Abbildungsverzeichnis</w:t>
      </w:r>
      <w:bookmarkEnd w:id="0"/>
    </w:p>
    <w:p w14:paraId="64F95D75" w14:textId="224E46FF" w:rsidR="00ED249F" w:rsidRPr="00E9276B" w:rsidRDefault="003A54A2">
      <w:pPr>
        <w:pStyle w:val="Abbildungsverzeichnis"/>
        <w:tabs>
          <w:tab w:val="right" w:leader="dot" w:pos="9062"/>
        </w:tabs>
        <w:rPr>
          <w:rFonts w:asciiTheme="minorHAnsi" w:eastAsiaTheme="minorEastAsia" w:hAnsiTheme="minorHAnsi"/>
          <w:noProof/>
          <w:sz w:val="22"/>
          <w:lang w:eastAsia="de-DE"/>
        </w:rPr>
      </w:pPr>
      <w:r w:rsidRPr="00E9276B">
        <w:rPr>
          <w:rFonts w:cs="Times New Roman"/>
        </w:rPr>
        <w:fldChar w:fldCharType="begin"/>
      </w:r>
      <w:r w:rsidRPr="00E9276B">
        <w:rPr>
          <w:rFonts w:cs="Times New Roman"/>
        </w:rPr>
        <w:instrText xml:space="preserve"> TOC \h \z \c "Abbildung" </w:instrText>
      </w:r>
      <w:r w:rsidRPr="00E9276B">
        <w:rPr>
          <w:rFonts w:cs="Times New Roman"/>
        </w:rPr>
        <w:fldChar w:fldCharType="separate"/>
      </w:r>
      <w:hyperlink r:id="rId13" w:anchor="_Toc73140997" w:history="1">
        <w:r w:rsidR="00ED249F" w:rsidRPr="00E9276B">
          <w:rPr>
            <w:rStyle w:val="Hyperlink"/>
            <w:noProof/>
          </w:rPr>
          <w:t>Abbildung 1: Raspberry 3 B+ (Quelle: raspberrypi.org)</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_Toc73140997 \h </w:instrText>
        </w:r>
        <w:r w:rsidR="00ED249F" w:rsidRPr="00E9276B">
          <w:rPr>
            <w:noProof/>
            <w:webHidden/>
          </w:rPr>
        </w:r>
        <w:r w:rsidR="00ED249F" w:rsidRPr="00E9276B">
          <w:rPr>
            <w:noProof/>
            <w:webHidden/>
          </w:rPr>
          <w:fldChar w:fldCharType="separate"/>
        </w:r>
        <w:r w:rsidR="00ED249F" w:rsidRPr="00E9276B">
          <w:rPr>
            <w:noProof/>
            <w:webHidden/>
          </w:rPr>
          <w:t>4</w:t>
        </w:r>
        <w:r w:rsidR="00ED249F" w:rsidRPr="00E9276B">
          <w:rPr>
            <w:noProof/>
            <w:webHidden/>
          </w:rPr>
          <w:fldChar w:fldCharType="end"/>
        </w:r>
      </w:hyperlink>
    </w:p>
    <w:p w14:paraId="4D833B9A" w14:textId="3B5D3AF0"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r:id="rId14" w:anchor="_Toc73140998" w:history="1">
        <w:r w:rsidR="00ED249F" w:rsidRPr="00E9276B">
          <w:rPr>
            <w:rStyle w:val="Hyperlink"/>
            <w:noProof/>
          </w:rPr>
          <w:t>Abbildung 2: MQ-2 (Quelle: www.az-delivery.com)</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_Toc73140998 \h </w:instrText>
        </w:r>
        <w:r w:rsidR="00ED249F" w:rsidRPr="00E9276B">
          <w:rPr>
            <w:noProof/>
            <w:webHidden/>
          </w:rPr>
        </w:r>
        <w:r w:rsidR="00ED249F" w:rsidRPr="00E9276B">
          <w:rPr>
            <w:noProof/>
            <w:webHidden/>
          </w:rPr>
          <w:fldChar w:fldCharType="separate"/>
        </w:r>
        <w:r w:rsidR="00ED249F" w:rsidRPr="00E9276B">
          <w:rPr>
            <w:noProof/>
            <w:webHidden/>
          </w:rPr>
          <w:t>5</w:t>
        </w:r>
        <w:r w:rsidR="00ED249F" w:rsidRPr="00E9276B">
          <w:rPr>
            <w:noProof/>
            <w:webHidden/>
          </w:rPr>
          <w:fldChar w:fldCharType="end"/>
        </w:r>
      </w:hyperlink>
    </w:p>
    <w:p w14:paraId="3E926494" w14:textId="5F3D3648"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0999" w:history="1">
        <w:r w:rsidR="00ED249F" w:rsidRPr="00E9276B">
          <w:rPr>
            <w:rStyle w:val="Hyperlink"/>
            <w:noProof/>
          </w:rPr>
          <w:t>Abbildung 3: ADS1115 (Quelle: www.az-delivery.com)</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_Toc73140999 \h </w:instrText>
        </w:r>
        <w:r w:rsidR="00ED249F" w:rsidRPr="00E9276B">
          <w:rPr>
            <w:noProof/>
            <w:webHidden/>
          </w:rPr>
        </w:r>
        <w:r w:rsidR="00ED249F" w:rsidRPr="00E9276B">
          <w:rPr>
            <w:noProof/>
            <w:webHidden/>
          </w:rPr>
          <w:fldChar w:fldCharType="separate"/>
        </w:r>
        <w:r w:rsidR="00ED249F" w:rsidRPr="00E9276B">
          <w:rPr>
            <w:noProof/>
            <w:webHidden/>
          </w:rPr>
          <w:t>5</w:t>
        </w:r>
        <w:r w:rsidR="00ED249F" w:rsidRPr="00E9276B">
          <w:rPr>
            <w:noProof/>
            <w:webHidden/>
          </w:rPr>
          <w:fldChar w:fldCharType="end"/>
        </w:r>
      </w:hyperlink>
    </w:p>
    <w:p w14:paraId="11294F3F" w14:textId="2CC5B074"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0" w:history="1">
        <w:r w:rsidR="00ED249F" w:rsidRPr="00E9276B">
          <w:rPr>
            <w:rStyle w:val="Hyperlink"/>
            <w:noProof/>
          </w:rPr>
          <w:t>Abbildung 4: TXS0108E (Quelle: www.az-delivery.com)</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_Toc73141000 \h </w:instrText>
        </w:r>
        <w:r w:rsidR="00ED249F" w:rsidRPr="00E9276B">
          <w:rPr>
            <w:noProof/>
            <w:webHidden/>
          </w:rPr>
        </w:r>
        <w:r w:rsidR="00ED249F" w:rsidRPr="00E9276B">
          <w:rPr>
            <w:noProof/>
            <w:webHidden/>
          </w:rPr>
          <w:fldChar w:fldCharType="separate"/>
        </w:r>
        <w:r w:rsidR="00ED249F" w:rsidRPr="00E9276B">
          <w:rPr>
            <w:noProof/>
            <w:webHidden/>
          </w:rPr>
          <w:t>5</w:t>
        </w:r>
        <w:r w:rsidR="00ED249F" w:rsidRPr="00E9276B">
          <w:rPr>
            <w:noProof/>
            <w:webHidden/>
          </w:rPr>
          <w:fldChar w:fldCharType="end"/>
        </w:r>
      </w:hyperlink>
    </w:p>
    <w:p w14:paraId="78D1D051" w14:textId="56EE37DA"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r:id="rId15" w:anchor="_Toc73141001" w:history="1">
        <w:r w:rsidR="00ED249F" w:rsidRPr="00E9276B">
          <w:rPr>
            <w:rStyle w:val="Hyperlink"/>
            <w:noProof/>
          </w:rPr>
          <w:t>Abbildung 5: DS18B20 (Quelle: www.az-delivery.com)</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_Toc73141001 \h </w:instrText>
        </w:r>
        <w:r w:rsidR="00ED249F" w:rsidRPr="00E9276B">
          <w:rPr>
            <w:noProof/>
            <w:webHidden/>
          </w:rPr>
        </w:r>
        <w:r w:rsidR="00ED249F" w:rsidRPr="00E9276B">
          <w:rPr>
            <w:noProof/>
            <w:webHidden/>
          </w:rPr>
          <w:fldChar w:fldCharType="separate"/>
        </w:r>
        <w:r w:rsidR="00ED249F" w:rsidRPr="00E9276B">
          <w:rPr>
            <w:noProof/>
            <w:webHidden/>
          </w:rPr>
          <w:t>6</w:t>
        </w:r>
        <w:r w:rsidR="00ED249F" w:rsidRPr="00E9276B">
          <w:rPr>
            <w:noProof/>
            <w:webHidden/>
          </w:rPr>
          <w:fldChar w:fldCharType="end"/>
        </w:r>
      </w:hyperlink>
    </w:p>
    <w:p w14:paraId="2431A89E" w14:textId="7F73FB26"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2" w:history="1">
        <w:r w:rsidR="00ED249F" w:rsidRPr="00E9276B">
          <w:rPr>
            <w:rStyle w:val="Hyperlink"/>
            <w:noProof/>
          </w:rPr>
          <w:t>Abbildung 6: Komponentendiagramm (eigene Darstellung)</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_Toc73141002 \h </w:instrText>
        </w:r>
        <w:r w:rsidR="00ED249F" w:rsidRPr="00E9276B">
          <w:rPr>
            <w:noProof/>
            <w:webHidden/>
          </w:rPr>
        </w:r>
        <w:r w:rsidR="00ED249F" w:rsidRPr="00E9276B">
          <w:rPr>
            <w:noProof/>
            <w:webHidden/>
          </w:rPr>
          <w:fldChar w:fldCharType="separate"/>
        </w:r>
        <w:r w:rsidR="00ED249F" w:rsidRPr="00E9276B">
          <w:rPr>
            <w:noProof/>
            <w:webHidden/>
          </w:rPr>
          <w:t>8</w:t>
        </w:r>
        <w:r w:rsidR="00ED249F" w:rsidRPr="00E9276B">
          <w:rPr>
            <w:noProof/>
            <w:webHidden/>
          </w:rPr>
          <w:fldChar w:fldCharType="end"/>
        </w:r>
      </w:hyperlink>
    </w:p>
    <w:p w14:paraId="201E6C2C" w14:textId="5641E6B3"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3" w:history="1">
        <w:r w:rsidR="00ED249F" w:rsidRPr="00E9276B">
          <w:rPr>
            <w:rStyle w:val="Hyperlink"/>
            <w:noProof/>
          </w:rPr>
          <w:t>Abbildung 7: Datenbank - Tabelle Userdata</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_Toc73141003 \h </w:instrText>
        </w:r>
        <w:r w:rsidR="00ED249F" w:rsidRPr="00E9276B">
          <w:rPr>
            <w:noProof/>
            <w:webHidden/>
          </w:rPr>
        </w:r>
        <w:r w:rsidR="00ED249F" w:rsidRPr="00E9276B">
          <w:rPr>
            <w:noProof/>
            <w:webHidden/>
          </w:rPr>
          <w:fldChar w:fldCharType="separate"/>
        </w:r>
        <w:r w:rsidR="00ED249F" w:rsidRPr="00E9276B">
          <w:rPr>
            <w:noProof/>
            <w:webHidden/>
          </w:rPr>
          <w:t>11</w:t>
        </w:r>
        <w:r w:rsidR="00ED249F" w:rsidRPr="00E9276B">
          <w:rPr>
            <w:noProof/>
            <w:webHidden/>
          </w:rPr>
          <w:fldChar w:fldCharType="end"/>
        </w:r>
      </w:hyperlink>
    </w:p>
    <w:p w14:paraId="4A28A55B" w14:textId="1AFD25D9"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4" w:history="1">
        <w:r w:rsidR="00ED249F" w:rsidRPr="00E9276B">
          <w:rPr>
            <w:rStyle w:val="Hyperlink"/>
            <w:noProof/>
          </w:rPr>
          <w:t>Abbildung 8 Smart Smoke Detector Prototyp</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_Toc73141004 \h </w:instrText>
        </w:r>
        <w:r w:rsidR="00ED249F" w:rsidRPr="00E9276B">
          <w:rPr>
            <w:noProof/>
            <w:webHidden/>
          </w:rPr>
        </w:r>
        <w:r w:rsidR="00ED249F" w:rsidRPr="00E9276B">
          <w:rPr>
            <w:noProof/>
            <w:webHidden/>
          </w:rPr>
          <w:fldChar w:fldCharType="separate"/>
        </w:r>
        <w:r w:rsidR="00ED249F" w:rsidRPr="00E9276B">
          <w:rPr>
            <w:noProof/>
            <w:webHidden/>
          </w:rPr>
          <w:t>12</w:t>
        </w:r>
        <w:r w:rsidR="00ED249F" w:rsidRPr="00E9276B">
          <w:rPr>
            <w:noProof/>
            <w:webHidden/>
          </w:rPr>
          <w:fldChar w:fldCharType="end"/>
        </w:r>
      </w:hyperlink>
    </w:p>
    <w:p w14:paraId="145C77F1" w14:textId="2B881493"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5" w:history="1">
        <w:r w:rsidR="00ED249F" w:rsidRPr="00E9276B">
          <w:rPr>
            <w:rStyle w:val="Hyperlink"/>
            <w:noProof/>
          </w:rPr>
          <w:t>Abbildung 9: Schaltplan (modifizierte Darstellung nach AZ-Delivery)</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_Toc73141005 \h </w:instrText>
        </w:r>
        <w:r w:rsidR="00ED249F" w:rsidRPr="00E9276B">
          <w:rPr>
            <w:noProof/>
            <w:webHidden/>
          </w:rPr>
        </w:r>
        <w:r w:rsidR="00ED249F" w:rsidRPr="00E9276B">
          <w:rPr>
            <w:noProof/>
            <w:webHidden/>
          </w:rPr>
          <w:fldChar w:fldCharType="separate"/>
        </w:r>
        <w:r w:rsidR="00ED249F" w:rsidRPr="00E9276B">
          <w:rPr>
            <w:noProof/>
            <w:webHidden/>
          </w:rPr>
          <w:t>13</w:t>
        </w:r>
        <w:r w:rsidR="00ED249F" w:rsidRPr="00E9276B">
          <w:rPr>
            <w:noProof/>
            <w:webHidden/>
          </w:rPr>
          <w:fldChar w:fldCharType="end"/>
        </w:r>
      </w:hyperlink>
    </w:p>
    <w:p w14:paraId="3A7210E6" w14:textId="6208F41B"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6" w:history="1">
        <w:r w:rsidR="00ED249F" w:rsidRPr="00E9276B">
          <w:rPr>
            <w:rStyle w:val="Hyperlink"/>
            <w:noProof/>
          </w:rPr>
          <w:t>Abbildung 10: User-Interface Startseite</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_Toc73141006 \h </w:instrText>
        </w:r>
        <w:r w:rsidR="00ED249F" w:rsidRPr="00E9276B">
          <w:rPr>
            <w:noProof/>
            <w:webHidden/>
          </w:rPr>
        </w:r>
        <w:r w:rsidR="00ED249F" w:rsidRPr="00E9276B">
          <w:rPr>
            <w:noProof/>
            <w:webHidden/>
          </w:rPr>
          <w:fldChar w:fldCharType="separate"/>
        </w:r>
        <w:r w:rsidR="00ED249F" w:rsidRPr="00E9276B">
          <w:rPr>
            <w:noProof/>
            <w:webHidden/>
          </w:rPr>
          <w:t>14</w:t>
        </w:r>
        <w:r w:rsidR="00ED249F" w:rsidRPr="00E9276B">
          <w:rPr>
            <w:noProof/>
            <w:webHidden/>
          </w:rPr>
          <w:fldChar w:fldCharType="end"/>
        </w:r>
      </w:hyperlink>
    </w:p>
    <w:p w14:paraId="44FF11CF" w14:textId="62E5FC53"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7" w:history="1">
        <w:r w:rsidR="00ED249F" w:rsidRPr="00E9276B">
          <w:rPr>
            <w:rStyle w:val="Hyperlink"/>
            <w:noProof/>
          </w:rPr>
          <w:t>Abbildung 11: User-Interface Registrieren Seite</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_Toc73141007 \h </w:instrText>
        </w:r>
        <w:r w:rsidR="00ED249F" w:rsidRPr="00E9276B">
          <w:rPr>
            <w:noProof/>
            <w:webHidden/>
          </w:rPr>
        </w:r>
        <w:r w:rsidR="00ED249F" w:rsidRPr="00E9276B">
          <w:rPr>
            <w:noProof/>
            <w:webHidden/>
          </w:rPr>
          <w:fldChar w:fldCharType="separate"/>
        </w:r>
        <w:r w:rsidR="00ED249F" w:rsidRPr="00E9276B">
          <w:rPr>
            <w:noProof/>
            <w:webHidden/>
          </w:rPr>
          <w:t>14</w:t>
        </w:r>
        <w:r w:rsidR="00ED249F" w:rsidRPr="00E9276B">
          <w:rPr>
            <w:noProof/>
            <w:webHidden/>
          </w:rPr>
          <w:fldChar w:fldCharType="end"/>
        </w:r>
      </w:hyperlink>
    </w:p>
    <w:p w14:paraId="085B0C44" w14:textId="74E3F4FD"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8" w:history="1">
        <w:r w:rsidR="00ED249F" w:rsidRPr="00E9276B">
          <w:rPr>
            <w:rStyle w:val="Hyperlink"/>
            <w:noProof/>
          </w:rPr>
          <w:t>Abbildung 12: User-Interface Anmelde Seite</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_Toc73141008 \h </w:instrText>
        </w:r>
        <w:r w:rsidR="00ED249F" w:rsidRPr="00E9276B">
          <w:rPr>
            <w:noProof/>
            <w:webHidden/>
          </w:rPr>
        </w:r>
        <w:r w:rsidR="00ED249F" w:rsidRPr="00E9276B">
          <w:rPr>
            <w:noProof/>
            <w:webHidden/>
          </w:rPr>
          <w:fldChar w:fldCharType="separate"/>
        </w:r>
        <w:r w:rsidR="00ED249F" w:rsidRPr="00E9276B">
          <w:rPr>
            <w:noProof/>
            <w:webHidden/>
          </w:rPr>
          <w:t>15</w:t>
        </w:r>
        <w:r w:rsidR="00ED249F" w:rsidRPr="00E9276B">
          <w:rPr>
            <w:noProof/>
            <w:webHidden/>
          </w:rPr>
          <w:fldChar w:fldCharType="end"/>
        </w:r>
      </w:hyperlink>
    </w:p>
    <w:p w14:paraId="27F24CEB" w14:textId="6B907079" w:rsidR="00ED249F" w:rsidRPr="00E9276B" w:rsidRDefault="00BB1D87">
      <w:pPr>
        <w:pStyle w:val="Abbildungsverzeichnis"/>
        <w:tabs>
          <w:tab w:val="right" w:leader="dot" w:pos="9062"/>
        </w:tabs>
        <w:rPr>
          <w:rFonts w:asciiTheme="minorHAnsi" w:eastAsiaTheme="minorEastAsia" w:hAnsiTheme="minorHAnsi"/>
          <w:noProof/>
          <w:sz w:val="22"/>
          <w:lang w:eastAsia="de-DE"/>
        </w:rPr>
      </w:pPr>
      <w:hyperlink w:anchor="_Toc73141009" w:history="1">
        <w:r w:rsidR="00ED249F" w:rsidRPr="00E9276B">
          <w:rPr>
            <w:rStyle w:val="Hyperlink"/>
            <w:noProof/>
          </w:rPr>
          <w:t>Abbildung 13: User-Interface Dashboard</w:t>
        </w:r>
        <w:r w:rsidR="00ED249F" w:rsidRPr="00E9276B">
          <w:rPr>
            <w:noProof/>
            <w:webHidden/>
          </w:rPr>
          <w:tab/>
        </w:r>
        <w:r w:rsidR="00ED249F" w:rsidRPr="00E9276B">
          <w:rPr>
            <w:noProof/>
            <w:webHidden/>
          </w:rPr>
          <w:fldChar w:fldCharType="begin"/>
        </w:r>
        <w:r w:rsidR="00ED249F" w:rsidRPr="00E9276B">
          <w:rPr>
            <w:noProof/>
            <w:webHidden/>
          </w:rPr>
          <w:instrText xml:space="preserve"> PAGEREF _Toc73141009 \h </w:instrText>
        </w:r>
        <w:r w:rsidR="00ED249F" w:rsidRPr="00E9276B">
          <w:rPr>
            <w:noProof/>
            <w:webHidden/>
          </w:rPr>
        </w:r>
        <w:r w:rsidR="00ED249F" w:rsidRPr="00E9276B">
          <w:rPr>
            <w:noProof/>
            <w:webHidden/>
          </w:rPr>
          <w:fldChar w:fldCharType="separate"/>
        </w:r>
        <w:r w:rsidR="00ED249F" w:rsidRPr="00E9276B">
          <w:rPr>
            <w:noProof/>
            <w:webHidden/>
          </w:rPr>
          <w:t>15</w:t>
        </w:r>
        <w:r w:rsidR="00ED249F" w:rsidRPr="00E9276B">
          <w:rPr>
            <w:noProof/>
            <w:webHidden/>
          </w:rPr>
          <w:fldChar w:fldCharType="end"/>
        </w:r>
      </w:hyperlink>
    </w:p>
    <w:p w14:paraId="1133B10E" w14:textId="157DA066" w:rsidR="003A54A2" w:rsidRPr="00E9276B" w:rsidRDefault="003A54A2" w:rsidP="003A54A2">
      <w:pPr>
        <w:rPr>
          <w:rFonts w:cs="Times New Roman"/>
        </w:rPr>
      </w:pPr>
      <w:r w:rsidRPr="00E9276B">
        <w:rPr>
          <w:rFonts w:cs="Times New Roman"/>
        </w:rPr>
        <w:fldChar w:fldCharType="end"/>
      </w:r>
    </w:p>
    <w:p w14:paraId="5D77AAB0" w14:textId="6CB33CDC" w:rsidR="003A54A2" w:rsidRPr="00E9276B" w:rsidRDefault="003A54A2" w:rsidP="003933F9">
      <w:pPr>
        <w:pStyle w:val="berschrift1"/>
        <w:rPr>
          <w:rFonts w:cs="Times New Roman"/>
          <w:rPrChange w:id="1" w:author="Aaron Steiner" w:date="2021-05-30T15:18:00Z">
            <w:rPr>
              <w:rFonts w:cs="Times New Roman"/>
              <w:lang w:val="en-US"/>
            </w:rPr>
          </w:rPrChange>
        </w:rPr>
      </w:pPr>
      <w:bookmarkStart w:id="2" w:name="_Toc73274637"/>
      <w:r w:rsidRPr="00E9276B">
        <w:rPr>
          <w:rFonts w:cs="Times New Roman"/>
          <w:rPrChange w:id="3" w:author="Aaron Steiner" w:date="2021-05-30T15:18:00Z">
            <w:rPr>
              <w:rFonts w:cs="Times New Roman"/>
              <w:lang w:val="en-US"/>
            </w:rPr>
          </w:rPrChange>
        </w:rPr>
        <w:lastRenderedPageBreak/>
        <w:t>Abkürzungsverzeichnis</w:t>
      </w:r>
      <w:bookmarkEnd w:id="2"/>
    </w:p>
    <w:p w14:paraId="3720075C" w14:textId="77777777" w:rsidR="00F1591E" w:rsidRPr="00E9276B" w:rsidRDefault="00240398" w:rsidP="00E07EE5">
      <w:pPr>
        <w:rPr>
          <w:noProof/>
          <w:lang w:val="en-US" w:eastAsia="de-DE"/>
        </w:rPr>
        <w:sectPr w:rsidR="00F1591E" w:rsidRPr="00E9276B" w:rsidSect="00F1591E">
          <w:footerReference w:type="default" r:id="rId16"/>
          <w:pgSz w:w="11906" w:h="16838"/>
          <w:pgMar w:top="1417" w:right="1417" w:bottom="1134" w:left="1417" w:header="708" w:footer="708" w:gutter="0"/>
          <w:pgNumType w:fmt="upperRoman" w:start="1"/>
          <w:cols w:space="708"/>
          <w:titlePg/>
          <w:docGrid w:linePitch="360"/>
        </w:sectPr>
      </w:pPr>
      <w:r w:rsidRPr="00E9276B">
        <w:rPr>
          <w:lang w:val="en-US" w:eastAsia="de-DE"/>
        </w:rPr>
        <w:fldChar w:fldCharType="begin"/>
      </w:r>
      <w:r w:rsidRPr="00E9276B">
        <w:rPr>
          <w:lang w:val="en-US" w:eastAsia="de-DE"/>
        </w:rPr>
        <w:instrText xml:space="preserve"> INDEX \e "</w:instrText>
      </w:r>
      <w:r w:rsidRPr="00E9276B">
        <w:rPr>
          <w:lang w:val="en-US" w:eastAsia="de-DE"/>
        </w:rPr>
        <w:tab/>
        <w:instrText xml:space="preserve">" \c "1" \z "1031" </w:instrText>
      </w:r>
      <w:r w:rsidRPr="00E9276B">
        <w:rPr>
          <w:lang w:val="en-US" w:eastAsia="de-DE"/>
        </w:rPr>
        <w:fldChar w:fldCharType="separate"/>
      </w:r>
    </w:p>
    <w:p w14:paraId="62C71AC7" w14:textId="77777777" w:rsidR="00F1591E" w:rsidRPr="00E9276B" w:rsidRDefault="00F1591E">
      <w:pPr>
        <w:pStyle w:val="Index1"/>
        <w:tabs>
          <w:tab w:val="right" w:leader="dot" w:pos="9062"/>
        </w:tabs>
        <w:rPr>
          <w:noProof/>
        </w:rPr>
      </w:pPr>
      <w:r w:rsidRPr="00E9276B">
        <w:rPr>
          <w:noProof/>
        </w:rPr>
        <w:t>ADC</w:t>
      </w:r>
      <w:r w:rsidRPr="00E9276B">
        <w:rPr>
          <w:noProof/>
        </w:rPr>
        <w:tab/>
        <w:t>Analog-digital converter</w:t>
      </w:r>
    </w:p>
    <w:p w14:paraId="0B5B33A4" w14:textId="77777777" w:rsidR="00F1591E" w:rsidRPr="00E9276B" w:rsidRDefault="00F1591E">
      <w:pPr>
        <w:pStyle w:val="Index1"/>
        <w:tabs>
          <w:tab w:val="right" w:leader="dot" w:pos="9062"/>
        </w:tabs>
        <w:rPr>
          <w:noProof/>
        </w:rPr>
      </w:pPr>
      <w:r w:rsidRPr="00E9276B">
        <w:rPr>
          <w:noProof/>
        </w:rPr>
        <w:t>API</w:t>
      </w:r>
      <w:r w:rsidRPr="00E9276B">
        <w:rPr>
          <w:noProof/>
        </w:rPr>
        <w:tab/>
      </w:r>
      <w:r w:rsidRPr="00E9276B">
        <w:rPr>
          <w:rFonts w:cstheme="minorHAnsi"/>
          <w:noProof/>
        </w:rPr>
        <w:t>Application programming interface</w:t>
      </w:r>
    </w:p>
    <w:p w14:paraId="44D8CAE8" w14:textId="77777777" w:rsidR="00F1591E" w:rsidRPr="00E9276B" w:rsidRDefault="00F1591E">
      <w:pPr>
        <w:pStyle w:val="Index1"/>
        <w:tabs>
          <w:tab w:val="right" w:leader="dot" w:pos="9062"/>
        </w:tabs>
        <w:rPr>
          <w:noProof/>
        </w:rPr>
      </w:pPr>
      <w:r w:rsidRPr="00E9276B">
        <w:rPr>
          <w:noProof/>
        </w:rPr>
        <w:t>GPIO</w:t>
      </w:r>
      <w:r w:rsidRPr="00E9276B">
        <w:rPr>
          <w:noProof/>
        </w:rPr>
        <w:tab/>
        <w:t>General purpose</w:t>
      </w:r>
    </w:p>
    <w:p w14:paraId="4BED0630" w14:textId="77777777" w:rsidR="00F1591E" w:rsidRPr="00E9276B" w:rsidRDefault="00F1591E">
      <w:pPr>
        <w:pStyle w:val="Index1"/>
        <w:tabs>
          <w:tab w:val="right" w:leader="dot" w:pos="9062"/>
        </w:tabs>
        <w:rPr>
          <w:noProof/>
        </w:rPr>
      </w:pPr>
      <w:r w:rsidRPr="00E9276B">
        <w:rPr>
          <w:noProof/>
        </w:rPr>
        <w:t>HTML</w:t>
      </w:r>
      <w:r w:rsidRPr="00E9276B">
        <w:rPr>
          <w:noProof/>
        </w:rPr>
        <w:tab/>
      </w:r>
      <w:r w:rsidRPr="00E9276B">
        <w:rPr>
          <w:rFonts w:cstheme="minorHAnsi"/>
          <w:noProof/>
        </w:rPr>
        <w:t>Hypertext Markup Language</w:t>
      </w:r>
    </w:p>
    <w:p w14:paraId="5F134C75" w14:textId="77777777" w:rsidR="00F1591E" w:rsidRPr="00E9276B" w:rsidRDefault="00F1591E">
      <w:pPr>
        <w:pStyle w:val="Index1"/>
        <w:tabs>
          <w:tab w:val="right" w:leader="dot" w:pos="9062"/>
        </w:tabs>
        <w:rPr>
          <w:noProof/>
        </w:rPr>
      </w:pPr>
      <w:r w:rsidRPr="00E9276B">
        <w:rPr>
          <w:rFonts w:cs="Times New Roman"/>
          <w:noProof/>
        </w:rPr>
        <w:t>IOX</w:t>
      </w:r>
      <w:r w:rsidRPr="00E9276B">
        <w:rPr>
          <w:noProof/>
        </w:rPr>
        <w:tab/>
        <w:t>Internet of Everything</w:t>
      </w:r>
    </w:p>
    <w:p w14:paraId="0269095D" w14:textId="77777777" w:rsidR="00F1591E" w:rsidRPr="00E9276B" w:rsidRDefault="00F1591E">
      <w:pPr>
        <w:pStyle w:val="Index1"/>
        <w:tabs>
          <w:tab w:val="right" w:leader="dot" w:pos="9062"/>
        </w:tabs>
        <w:rPr>
          <w:noProof/>
        </w:rPr>
      </w:pPr>
      <w:r w:rsidRPr="00E9276B">
        <w:rPr>
          <w:noProof/>
        </w:rPr>
        <w:t>SQL</w:t>
      </w:r>
      <w:r w:rsidRPr="00E9276B">
        <w:rPr>
          <w:noProof/>
        </w:rPr>
        <w:tab/>
        <w:t>Structured Query Language</w:t>
      </w:r>
    </w:p>
    <w:p w14:paraId="1298D4A2" w14:textId="77777777" w:rsidR="00F1591E" w:rsidRPr="00E9276B" w:rsidRDefault="00F1591E">
      <w:pPr>
        <w:pStyle w:val="Index1"/>
        <w:tabs>
          <w:tab w:val="right" w:leader="dot" w:pos="9062"/>
        </w:tabs>
        <w:rPr>
          <w:noProof/>
        </w:rPr>
      </w:pPr>
      <w:r w:rsidRPr="00E9276B">
        <w:rPr>
          <w:noProof/>
        </w:rPr>
        <w:t>WSGI</w:t>
      </w:r>
      <w:r w:rsidRPr="00E9276B">
        <w:rPr>
          <w:noProof/>
        </w:rPr>
        <w:tab/>
      </w:r>
      <w:r w:rsidRPr="00E9276B">
        <w:rPr>
          <w:rFonts w:cstheme="minorHAnsi"/>
          <w:noProof/>
        </w:rPr>
        <w:t>Web Server Gateway Interface</w:t>
      </w:r>
    </w:p>
    <w:p w14:paraId="655A2F1C" w14:textId="4FCE4453" w:rsidR="00F1591E" w:rsidRPr="00E9276B" w:rsidRDefault="00F1591E" w:rsidP="00E07EE5">
      <w:pPr>
        <w:rPr>
          <w:noProof/>
          <w:lang w:val="en-US" w:eastAsia="de-DE"/>
        </w:rPr>
        <w:sectPr w:rsidR="00F1591E" w:rsidRPr="00E9276B" w:rsidSect="00F1591E">
          <w:type w:val="continuous"/>
          <w:pgSz w:w="11906" w:h="16838"/>
          <w:pgMar w:top="1417" w:right="1417" w:bottom="1134" w:left="1417" w:header="708" w:footer="708" w:gutter="0"/>
          <w:pgNumType w:fmt="upperRoman"/>
          <w:cols w:space="720"/>
          <w:titlePg/>
          <w:docGrid w:linePitch="360"/>
        </w:sectPr>
      </w:pPr>
    </w:p>
    <w:p w14:paraId="3F21C813" w14:textId="75A9A039" w:rsidR="00452011" w:rsidRPr="00E9276B" w:rsidRDefault="00240398" w:rsidP="005A7018">
      <w:pPr>
        <w:rPr>
          <w:lang w:eastAsia="de-DE"/>
          <w:rPrChange w:id="4" w:author="Aaron Steiner" w:date="2021-05-30T15:18:00Z">
            <w:rPr>
              <w:lang w:val="en-US" w:eastAsia="de-DE"/>
            </w:rPr>
          </w:rPrChange>
        </w:rPr>
      </w:pPr>
      <w:r w:rsidRPr="00E9276B">
        <w:rPr>
          <w:lang w:val="en-US" w:eastAsia="de-DE"/>
        </w:rPr>
        <w:fldChar w:fldCharType="end"/>
      </w:r>
    </w:p>
    <w:p w14:paraId="7EF57700" w14:textId="77777777" w:rsidR="00452011" w:rsidRPr="00E9276B" w:rsidRDefault="00452011" w:rsidP="005A7018">
      <w:pPr>
        <w:rPr>
          <w:rFonts w:cs="Times New Roman"/>
        </w:rPr>
      </w:pPr>
    </w:p>
    <w:p w14:paraId="33113783" w14:textId="0E055E0B" w:rsidR="00452011" w:rsidRPr="00E9276B" w:rsidRDefault="00452011" w:rsidP="005A7018">
      <w:pPr>
        <w:rPr>
          <w:rFonts w:cs="Times New Roman"/>
        </w:rPr>
        <w:sectPr w:rsidR="00452011" w:rsidRPr="00E9276B" w:rsidSect="00F1591E">
          <w:type w:val="continuous"/>
          <w:pgSz w:w="11906" w:h="16838"/>
          <w:pgMar w:top="1417" w:right="1417" w:bottom="1134" w:left="1417" w:header="708" w:footer="708" w:gutter="0"/>
          <w:pgNumType w:fmt="upperRoman"/>
          <w:cols w:space="708"/>
          <w:titlePg/>
          <w:docGrid w:linePitch="360"/>
        </w:sectPr>
      </w:pPr>
    </w:p>
    <w:p w14:paraId="459FEBDD" w14:textId="4BFE27E8" w:rsidR="005E7286" w:rsidRPr="00E9276B" w:rsidRDefault="006C065F" w:rsidP="007176B8">
      <w:pPr>
        <w:pStyle w:val="berschrift1"/>
      </w:pPr>
      <w:bookmarkStart w:id="5" w:name="_Toc73274638"/>
      <w:r w:rsidRPr="00E9276B">
        <w:lastRenderedPageBreak/>
        <w:t>1</w:t>
      </w:r>
      <w:r w:rsidR="001A7F24" w:rsidRPr="00E9276B">
        <w:t xml:space="preserve"> Einleitung</w:t>
      </w:r>
      <w:bookmarkEnd w:id="5"/>
    </w:p>
    <w:p w14:paraId="1C299EFA" w14:textId="6A28927F" w:rsidR="00E0657B" w:rsidRPr="00E9276B" w:rsidRDefault="00A91861" w:rsidP="00E0657B">
      <w:pPr>
        <w:rPr>
          <w:lang w:eastAsia="de-DE"/>
        </w:rPr>
      </w:pPr>
      <w:r w:rsidRPr="00E9276B">
        <w:rPr>
          <w:lang w:eastAsia="de-DE"/>
        </w:rPr>
        <w:t>Jährlich e</w:t>
      </w:r>
      <w:r w:rsidR="003B7170" w:rsidRPr="00E9276B">
        <w:rPr>
          <w:lang w:eastAsia="de-DE"/>
        </w:rPr>
        <w:t xml:space="preserve">ntstehen </w:t>
      </w:r>
      <w:r w:rsidR="004362CC" w:rsidRPr="00E9276B">
        <w:rPr>
          <w:lang w:eastAsia="de-DE"/>
        </w:rPr>
        <w:t>durch Hausbrände in Deutschland Schäden in Höhe vo</w:t>
      </w:r>
      <w:r w:rsidR="00A747AB" w:rsidRPr="00E9276B">
        <w:rPr>
          <w:lang w:eastAsia="de-DE"/>
        </w:rPr>
        <w:t>n über einer Milliarde</w:t>
      </w:r>
      <w:r w:rsidR="00E07DA4" w:rsidRPr="00E9276B">
        <w:rPr>
          <w:lang w:eastAsia="de-DE"/>
        </w:rPr>
        <w:t xml:space="preserve"> </w:t>
      </w:r>
      <w:r w:rsidR="009B1A39" w:rsidRPr="00E9276B">
        <w:rPr>
          <w:lang w:eastAsia="de-DE"/>
        </w:rPr>
        <w:t>Euro</w:t>
      </w:r>
      <w:r w:rsidR="00EE7BCC" w:rsidRPr="00E9276B">
        <w:rPr>
          <w:lang w:eastAsia="de-DE"/>
        </w:rPr>
        <w:t xml:space="preserve"> im Privatbereich.</w:t>
      </w:r>
      <w:r w:rsidR="00FC2686" w:rsidRPr="00E9276B">
        <w:rPr>
          <w:lang w:eastAsia="de-DE"/>
        </w:rPr>
        <w:t xml:space="preserve"> </w:t>
      </w:r>
      <w:r w:rsidR="004F1CDB" w:rsidRPr="00E9276B">
        <w:rPr>
          <w:lang w:eastAsia="de-DE"/>
        </w:rPr>
        <w:t>Ca. 400</w:t>
      </w:r>
      <w:r w:rsidR="006D58FE" w:rsidRPr="00E9276B">
        <w:rPr>
          <w:lang w:eastAsia="de-DE"/>
        </w:rPr>
        <w:t xml:space="preserve"> </w:t>
      </w:r>
      <w:r w:rsidR="00222878" w:rsidRPr="00E9276B">
        <w:rPr>
          <w:lang w:eastAsia="de-DE"/>
        </w:rPr>
        <w:t>Menschen fallen den Bränden dabei zum Opfer</w:t>
      </w:r>
      <w:r w:rsidR="00F148F0" w:rsidRPr="00E9276B">
        <w:rPr>
          <w:lang w:eastAsia="de-DE"/>
        </w:rPr>
        <w:t xml:space="preserve">. </w:t>
      </w:r>
      <w:r w:rsidR="000228D3" w:rsidRPr="00E9276B">
        <w:rPr>
          <w:lang w:eastAsia="de-DE"/>
        </w:rPr>
        <w:t>Die Mehrheit von 95%</w:t>
      </w:r>
      <w:r w:rsidR="00190997" w:rsidRPr="00E9276B">
        <w:rPr>
          <w:lang w:eastAsia="de-DE"/>
        </w:rPr>
        <w:t xml:space="preserve"> erliegt dabei den Bran</w:t>
      </w:r>
      <w:r w:rsidR="00C43ED4" w:rsidRPr="00E9276B">
        <w:rPr>
          <w:lang w:eastAsia="de-DE"/>
        </w:rPr>
        <w:t>dgasen, zumeist im Schlaf</w:t>
      </w:r>
      <w:sdt>
        <w:sdtPr>
          <w:rPr>
            <w:lang w:eastAsia="de-DE"/>
          </w:rPr>
          <w:id w:val="-629248434"/>
          <w:citation/>
        </w:sdtPr>
        <w:sdtEndPr/>
        <w:sdtContent>
          <w:r w:rsidR="005E00E6" w:rsidRPr="00E9276B">
            <w:rPr>
              <w:lang w:eastAsia="de-DE"/>
            </w:rPr>
            <w:fldChar w:fldCharType="begin"/>
          </w:r>
          <w:r w:rsidR="005E00E6" w:rsidRPr="00E9276B">
            <w:rPr>
              <w:lang w:eastAsia="de-DE"/>
            </w:rPr>
            <w:instrText xml:space="preserve"> CITATION JRu20 \l 1031 \f  "vgl. " </w:instrText>
          </w:r>
          <w:r w:rsidR="005E00E6" w:rsidRPr="00E9276B">
            <w:rPr>
              <w:lang w:eastAsia="de-DE"/>
            </w:rPr>
            <w:fldChar w:fldCharType="separate"/>
          </w:r>
          <w:r w:rsidR="00E01491" w:rsidRPr="00E9276B">
            <w:rPr>
              <w:noProof/>
              <w:lang w:eastAsia="de-DE"/>
            </w:rPr>
            <w:t xml:space="preserve"> (vgl. Rudnicka, 2020)</w:t>
          </w:r>
          <w:r w:rsidR="005E00E6" w:rsidRPr="00E9276B">
            <w:rPr>
              <w:lang w:eastAsia="de-DE"/>
            </w:rPr>
            <w:fldChar w:fldCharType="end"/>
          </w:r>
        </w:sdtContent>
      </w:sdt>
      <w:r w:rsidR="00C43ED4" w:rsidRPr="00E9276B">
        <w:rPr>
          <w:lang w:eastAsia="de-DE"/>
        </w:rPr>
        <w:t>.</w:t>
      </w:r>
      <w:r w:rsidR="000B46B0" w:rsidRPr="00E9276B">
        <w:rPr>
          <w:lang w:eastAsia="de-DE"/>
        </w:rPr>
        <w:t xml:space="preserve"> </w:t>
      </w:r>
      <w:r w:rsidR="00E67509" w:rsidRPr="00E9276B">
        <w:rPr>
          <w:lang w:eastAsia="de-DE"/>
        </w:rPr>
        <w:t>Zudem</w:t>
      </w:r>
      <w:r w:rsidR="006760E4" w:rsidRPr="00E9276B">
        <w:rPr>
          <w:lang w:eastAsia="de-DE"/>
        </w:rPr>
        <w:t xml:space="preserve"> erleiden </w:t>
      </w:r>
      <w:r w:rsidR="00E67509" w:rsidRPr="00E9276B">
        <w:rPr>
          <w:lang w:eastAsia="de-DE"/>
        </w:rPr>
        <w:t>B</w:t>
      </w:r>
      <w:r w:rsidR="00AA566F" w:rsidRPr="00E9276B">
        <w:rPr>
          <w:lang w:eastAsia="de-DE"/>
        </w:rPr>
        <w:t>etroffene häufig schwere Vergiftungen</w:t>
      </w:r>
      <w:r w:rsidR="0032038A" w:rsidRPr="00E9276B">
        <w:rPr>
          <w:lang w:eastAsia="de-DE"/>
        </w:rPr>
        <w:t xml:space="preserve">. </w:t>
      </w:r>
      <w:r w:rsidR="000B46B0" w:rsidRPr="00E9276B">
        <w:rPr>
          <w:lang w:eastAsia="de-DE"/>
        </w:rPr>
        <w:t>Um dieses Risiko zu senken</w:t>
      </w:r>
      <w:r w:rsidR="00C57593" w:rsidRPr="00E9276B">
        <w:rPr>
          <w:lang w:eastAsia="de-DE"/>
        </w:rPr>
        <w:t>,</w:t>
      </w:r>
      <w:r w:rsidR="000B46B0" w:rsidRPr="00E9276B">
        <w:rPr>
          <w:lang w:eastAsia="de-DE"/>
        </w:rPr>
        <w:t xml:space="preserve"> besteht in Deutschland </w:t>
      </w:r>
      <w:r w:rsidR="00741255" w:rsidRPr="00E9276B">
        <w:rPr>
          <w:lang w:eastAsia="de-DE"/>
        </w:rPr>
        <w:t>in allen Bundesländern di</w:t>
      </w:r>
      <w:r w:rsidR="00E715F5" w:rsidRPr="00E9276B">
        <w:rPr>
          <w:lang w:eastAsia="de-DE"/>
        </w:rPr>
        <w:t xml:space="preserve">e gesetzliche Pflicht </w:t>
      </w:r>
      <w:r w:rsidR="007C2B39" w:rsidRPr="00E9276B">
        <w:rPr>
          <w:lang w:eastAsia="de-DE"/>
        </w:rPr>
        <w:t>zur</w:t>
      </w:r>
      <w:r w:rsidR="009F776D" w:rsidRPr="00E9276B">
        <w:rPr>
          <w:lang w:eastAsia="de-DE"/>
        </w:rPr>
        <w:t xml:space="preserve"> Verwendung </w:t>
      </w:r>
      <w:r w:rsidR="00E715F5" w:rsidRPr="00E9276B">
        <w:rPr>
          <w:lang w:eastAsia="de-DE"/>
        </w:rPr>
        <w:t>von Rauchwarnmeldern</w:t>
      </w:r>
      <w:r w:rsidR="00A67811" w:rsidRPr="00E9276B">
        <w:rPr>
          <w:lang w:eastAsia="de-DE"/>
        </w:rPr>
        <w:t xml:space="preserve"> </w:t>
      </w:r>
      <w:sdt>
        <w:sdtPr>
          <w:rPr>
            <w:lang w:eastAsia="de-DE"/>
          </w:rPr>
          <w:id w:val="1934158269"/>
          <w:citation/>
        </w:sdtPr>
        <w:sdtEndPr/>
        <w:sdtContent>
          <w:r w:rsidR="00A67811" w:rsidRPr="00E9276B">
            <w:rPr>
              <w:lang w:eastAsia="de-DE"/>
            </w:rPr>
            <w:fldChar w:fldCharType="begin"/>
          </w:r>
          <w:r w:rsidR="00A67811" w:rsidRPr="00E9276B">
            <w:rPr>
              <w:lang w:eastAsia="de-DE"/>
            </w:rPr>
            <w:instrText xml:space="preserve">CITATION LBO \f "§15 Abs. 7 " \l 1031 </w:instrText>
          </w:r>
          <w:r w:rsidR="00A67811" w:rsidRPr="00E9276B">
            <w:rPr>
              <w:lang w:eastAsia="de-DE"/>
            </w:rPr>
            <w:fldChar w:fldCharType="separate"/>
          </w:r>
          <w:r w:rsidR="00E01491" w:rsidRPr="00E9276B">
            <w:rPr>
              <w:noProof/>
              <w:lang w:eastAsia="de-DE"/>
            </w:rPr>
            <w:t>(§15 Abs. 7 LBO, 2021)</w:t>
          </w:r>
          <w:r w:rsidR="00A67811" w:rsidRPr="00E9276B">
            <w:rPr>
              <w:lang w:eastAsia="de-DE"/>
            </w:rPr>
            <w:fldChar w:fldCharType="end"/>
          </w:r>
        </w:sdtContent>
      </w:sdt>
      <w:r w:rsidR="00AF3764" w:rsidRPr="00E9276B">
        <w:rPr>
          <w:lang w:eastAsia="de-DE"/>
        </w:rPr>
        <w:t>.</w:t>
      </w:r>
      <w:r w:rsidR="00B97512" w:rsidRPr="00E9276B">
        <w:rPr>
          <w:lang w:eastAsia="de-DE"/>
        </w:rPr>
        <w:t xml:space="preserve"> Diese schlagen bei Rauchbildung </w:t>
      </w:r>
      <w:r w:rsidR="00EE3518" w:rsidRPr="00E9276B">
        <w:rPr>
          <w:lang w:eastAsia="de-DE"/>
        </w:rPr>
        <w:t>A</w:t>
      </w:r>
      <w:r w:rsidR="00B97512" w:rsidRPr="00E9276B">
        <w:rPr>
          <w:lang w:eastAsia="de-DE"/>
        </w:rPr>
        <w:t>larm</w:t>
      </w:r>
      <w:r w:rsidR="008F4D97" w:rsidRPr="00E9276B">
        <w:rPr>
          <w:lang w:eastAsia="de-DE"/>
        </w:rPr>
        <w:t xml:space="preserve"> </w:t>
      </w:r>
      <w:r w:rsidR="00514281" w:rsidRPr="00E9276B">
        <w:rPr>
          <w:lang w:eastAsia="de-DE"/>
        </w:rPr>
        <w:t xml:space="preserve">und </w:t>
      </w:r>
      <w:r w:rsidR="00B34F97" w:rsidRPr="00E9276B">
        <w:rPr>
          <w:lang w:eastAsia="de-DE"/>
        </w:rPr>
        <w:t>geben einen Signalton von sich.</w:t>
      </w:r>
      <w:r w:rsidR="008F4422" w:rsidRPr="00E9276B">
        <w:rPr>
          <w:lang w:eastAsia="de-DE"/>
        </w:rPr>
        <w:t xml:space="preserve"> </w:t>
      </w:r>
      <w:r w:rsidR="00305BD6" w:rsidRPr="00E9276B">
        <w:rPr>
          <w:lang w:eastAsia="de-DE"/>
        </w:rPr>
        <w:t xml:space="preserve">So können in den meisten Fällen schlimmere körperliche </w:t>
      </w:r>
      <w:r w:rsidR="00DA0652" w:rsidRPr="00E9276B">
        <w:rPr>
          <w:lang w:eastAsia="de-DE"/>
        </w:rPr>
        <w:t>Verletzungen verhindert werden.</w:t>
      </w:r>
      <w:r w:rsidR="00011841" w:rsidRPr="00E9276B">
        <w:rPr>
          <w:lang w:eastAsia="de-DE"/>
        </w:rPr>
        <w:t xml:space="preserve"> </w:t>
      </w:r>
      <w:r w:rsidR="000E2073" w:rsidRPr="00E9276B">
        <w:rPr>
          <w:lang w:eastAsia="de-DE"/>
        </w:rPr>
        <w:t xml:space="preserve">Durch die </w:t>
      </w:r>
      <w:r w:rsidR="00E61FE8" w:rsidRPr="00E9276B">
        <w:rPr>
          <w:lang w:eastAsia="de-DE"/>
        </w:rPr>
        <w:t>hohe</w:t>
      </w:r>
      <w:r w:rsidR="00864750" w:rsidRPr="00E9276B">
        <w:rPr>
          <w:lang w:eastAsia="de-DE"/>
        </w:rPr>
        <w:t xml:space="preserve"> Ausbreitungsgeschwindi</w:t>
      </w:r>
      <w:r w:rsidR="00ED40B2" w:rsidRPr="00E9276B">
        <w:rPr>
          <w:lang w:eastAsia="de-DE"/>
        </w:rPr>
        <w:t>gkeit</w:t>
      </w:r>
      <w:r w:rsidR="00191ECB" w:rsidRPr="00E9276B">
        <w:rPr>
          <w:lang w:eastAsia="de-DE"/>
        </w:rPr>
        <w:t xml:space="preserve"> </w:t>
      </w:r>
      <w:r w:rsidR="006662CC" w:rsidRPr="00E9276B">
        <w:rPr>
          <w:lang w:eastAsia="de-DE"/>
        </w:rPr>
        <w:t>von Bränden</w:t>
      </w:r>
      <w:r w:rsidR="00191ECB" w:rsidRPr="00E9276B">
        <w:rPr>
          <w:lang w:eastAsia="de-DE"/>
        </w:rPr>
        <w:t>, könn</w:t>
      </w:r>
      <w:r w:rsidR="00E36619" w:rsidRPr="00E9276B">
        <w:rPr>
          <w:lang w:eastAsia="de-DE"/>
        </w:rPr>
        <w:t xml:space="preserve">en kleine Brandherde binnen weniger Minuten </w:t>
      </w:r>
      <w:r w:rsidR="007B22E2" w:rsidRPr="00E9276B">
        <w:rPr>
          <w:lang w:eastAsia="de-DE"/>
        </w:rPr>
        <w:t>a</w:t>
      </w:r>
      <w:r w:rsidR="005001F3" w:rsidRPr="00E9276B">
        <w:rPr>
          <w:lang w:eastAsia="de-DE"/>
        </w:rPr>
        <w:t>uf umliegende</w:t>
      </w:r>
      <w:r w:rsidR="007A20DB" w:rsidRPr="00E9276B">
        <w:rPr>
          <w:lang w:eastAsia="de-DE"/>
        </w:rPr>
        <w:t xml:space="preserve"> brennbare Materialien überschlagen</w:t>
      </w:r>
      <w:r w:rsidR="00E44976" w:rsidRPr="00E9276B">
        <w:rPr>
          <w:lang w:eastAsia="de-DE"/>
        </w:rPr>
        <w:t>.</w:t>
      </w:r>
      <w:r w:rsidR="00E75ED9" w:rsidRPr="00E9276B">
        <w:rPr>
          <w:lang w:eastAsia="de-DE"/>
        </w:rPr>
        <w:t xml:space="preserve"> Dah</w:t>
      </w:r>
      <w:r w:rsidR="001B05A1" w:rsidRPr="00E9276B">
        <w:rPr>
          <w:lang w:eastAsia="de-DE"/>
        </w:rPr>
        <w:t>er</w:t>
      </w:r>
      <w:r w:rsidR="001543A3" w:rsidRPr="00E9276B">
        <w:rPr>
          <w:lang w:eastAsia="de-DE"/>
        </w:rPr>
        <w:t xml:space="preserve"> ist di</w:t>
      </w:r>
      <w:r w:rsidR="00A62257" w:rsidRPr="00E9276B">
        <w:rPr>
          <w:lang w:eastAsia="de-DE"/>
        </w:rPr>
        <w:t>e</w:t>
      </w:r>
      <w:r w:rsidR="00727BD8" w:rsidRPr="00E9276B">
        <w:rPr>
          <w:lang w:eastAsia="de-DE"/>
        </w:rPr>
        <w:t xml:space="preserve"> Dauer</w:t>
      </w:r>
      <w:r w:rsidR="00DA38C1" w:rsidRPr="00E9276B">
        <w:rPr>
          <w:lang w:eastAsia="de-DE"/>
        </w:rPr>
        <w:t xml:space="preserve"> zwischen Brandentstehung und Löschung entscheidend für </w:t>
      </w:r>
      <w:r w:rsidR="00F1455F" w:rsidRPr="00E9276B">
        <w:rPr>
          <w:lang w:eastAsia="de-DE"/>
        </w:rPr>
        <w:t>die Schadensbegrenzung</w:t>
      </w:r>
      <w:r w:rsidR="00A67811" w:rsidRPr="00E9276B">
        <w:rPr>
          <w:lang w:eastAsia="de-DE"/>
        </w:rPr>
        <w:t>.</w:t>
      </w:r>
    </w:p>
    <w:p w14:paraId="2A2BB92F" w14:textId="5DE60F6D" w:rsidR="00616D39" w:rsidRPr="00E9276B" w:rsidRDefault="00FD7293" w:rsidP="00E0657B">
      <w:pPr>
        <w:rPr>
          <w:lang w:eastAsia="de-DE"/>
        </w:rPr>
      </w:pPr>
      <w:r w:rsidRPr="00E9276B">
        <w:rPr>
          <w:lang w:eastAsia="de-DE"/>
        </w:rPr>
        <w:t xml:space="preserve">Auch für </w:t>
      </w:r>
      <w:r w:rsidR="00961058" w:rsidRPr="00E9276B">
        <w:rPr>
          <w:lang w:eastAsia="de-DE"/>
        </w:rPr>
        <w:t xml:space="preserve">Unternehmen in öffentliche Einrichtungen ist </w:t>
      </w:r>
      <w:r w:rsidR="00CA066E" w:rsidRPr="00E9276B">
        <w:rPr>
          <w:lang w:eastAsia="de-DE"/>
        </w:rPr>
        <w:t>Brandschutz</w:t>
      </w:r>
      <w:r w:rsidR="0073178F" w:rsidRPr="00E9276B">
        <w:rPr>
          <w:lang w:eastAsia="de-DE"/>
        </w:rPr>
        <w:t xml:space="preserve"> ein wichtiges Thema</w:t>
      </w:r>
      <w:r w:rsidR="00B03A74" w:rsidRPr="00E9276B">
        <w:rPr>
          <w:lang w:eastAsia="de-DE"/>
        </w:rPr>
        <w:t>, um die Sicherheit von Angestellten zu gewährleisten und größeren Schäden vorzubeugen.</w:t>
      </w:r>
      <w:r w:rsidR="00817B47" w:rsidRPr="00E9276B">
        <w:rPr>
          <w:lang w:eastAsia="de-DE"/>
        </w:rPr>
        <w:t xml:space="preserve"> </w:t>
      </w:r>
      <w:r w:rsidR="00783431" w:rsidRPr="00E9276B">
        <w:rPr>
          <w:lang w:eastAsia="de-DE"/>
        </w:rPr>
        <w:t xml:space="preserve">Somit sind Menschen in allen </w:t>
      </w:r>
      <w:r w:rsidR="00CF3C2A" w:rsidRPr="00E9276B">
        <w:rPr>
          <w:lang w:eastAsia="de-DE"/>
        </w:rPr>
        <w:t>B</w:t>
      </w:r>
      <w:r w:rsidR="00783431" w:rsidRPr="00E9276B">
        <w:rPr>
          <w:lang w:eastAsia="de-DE"/>
        </w:rPr>
        <w:t>ereichen, geschäftlich wie privat</w:t>
      </w:r>
      <w:r w:rsidR="004507DC" w:rsidRPr="00E9276B">
        <w:rPr>
          <w:lang w:eastAsia="de-DE"/>
        </w:rPr>
        <w:t xml:space="preserve">, </w:t>
      </w:r>
      <w:r w:rsidR="00CF3C2A" w:rsidRPr="00E9276B">
        <w:rPr>
          <w:lang w:eastAsia="de-DE"/>
        </w:rPr>
        <w:t>mit Brandschutz konfron</w:t>
      </w:r>
      <w:r w:rsidR="005F1E01" w:rsidRPr="00E9276B">
        <w:rPr>
          <w:lang w:eastAsia="de-DE"/>
        </w:rPr>
        <w:t>t</w:t>
      </w:r>
      <w:r w:rsidR="00CF3C2A" w:rsidRPr="00E9276B">
        <w:rPr>
          <w:lang w:eastAsia="de-DE"/>
        </w:rPr>
        <w:t>iert.</w:t>
      </w:r>
      <w:r w:rsidR="005F1E01" w:rsidRPr="00E9276B">
        <w:rPr>
          <w:lang w:eastAsia="de-DE"/>
        </w:rPr>
        <w:t xml:space="preserve"> </w:t>
      </w:r>
      <w:r w:rsidR="007C33D0" w:rsidRPr="00E9276B">
        <w:rPr>
          <w:lang w:eastAsia="de-DE"/>
        </w:rPr>
        <w:t xml:space="preserve">Dabei ist es das Interesse jedes </w:t>
      </w:r>
      <w:r w:rsidR="00C10A7F" w:rsidRPr="00E9276B">
        <w:rPr>
          <w:lang w:eastAsia="de-DE"/>
        </w:rPr>
        <w:t xml:space="preserve">Einzelnen dieses Risiko zu minimieren. </w:t>
      </w:r>
    </w:p>
    <w:p w14:paraId="60758EE0" w14:textId="17679F6A" w:rsidR="001A7F24" w:rsidRPr="00E9276B" w:rsidRDefault="00C22674" w:rsidP="001A7F24">
      <w:pPr>
        <w:rPr>
          <w:lang w:eastAsia="de-DE"/>
        </w:rPr>
      </w:pPr>
      <w:r w:rsidRPr="00E9276B">
        <w:rPr>
          <w:lang w:eastAsia="de-DE"/>
        </w:rPr>
        <w:t xml:space="preserve">Die </w:t>
      </w:r>
      <w:r w:rsidR="00616D39" w:rsidRPr="00E9276B">
        <w:rPr>
          <w:lang w:eastAsia="de-DE"/>
        </w:rPr>
        <w:t xml:space="preserve">aktuelle Mindestanforderung besteht in der Verwendung von </w:t>
      </w:r>
      <w:r w:rsidR="00FB76FC" w:rsidRPr="00E9276B">
        <w:rPr>
          <w:lang w:eastAsia="de-DE"/>
        </w:rPr>
        <w:t xml:space="preserve">einfachen </w:t>
      </w:r>
      <w:r w:rsidR="00616D39" w:rsidRPr="00E9276B">
        <w:rPr>
          <w:lang w:eastAsia="de-DE"/>
        </w:rPr>
        <w:t>Rauchwarnmeldern.</w:t>
      </w:r>
      <w:r w:rsidR="0079350D" w:rsidRPr="00E9276B">
        <w:rPr>
          <w:lang w:eastAsia="de-DE"/>
        </w:rPr>
        <w:t xml:space="preserve"> Diese zumeist </w:t>
      </w:r>
      <w:r w:rsidR="00CA2FD4" w:rsidRPr="00E9276B">
        <w:rPr>
          <w:lang w:eastAsia="de-DE"/>
        </w:rPr>
        <w:t>analogen Systeme</w:t>
      </w:r>
      <w:r w:rsidR="006B3717" w:rsidRPr="00E9276B">
        <w:rPr>
          <w:lang w:eastAsia="de-DE"/>
        </w:rPr>
        <w:t xml:space="preserve"> warn</w:t>
      </w:r>
      <w:r w:rsidR="0073047E" w:rsidRPr="00E9276B">
        <w:rPr>
          <w:lang w:eastAsia="de-DE"/>
        </w:rPr>
        <w:t xml:space="preserve">en im Brandfall lediglich durch ein akustisches Signal. </w:t>
      </w:r>
      <w:r w:rsidR="00FA1647" w:rsidRPr="00E9276B">
        <w:rPr>
          <w:lang w:eastAsia="de-DE"/>
        </w:rPr>
        <w:t xml:space="preserve">Die </w:t>
      </w:r>
      <w:r w:rsidR="00C01AA3" w:rsidRPr="00E9276B">
        <w:rPr>
          <w:lang w:eastAsia="de-DE"/>
        </w:rPr>
        <w:t>D</w:t>
      </w:r>
      <w:r w:rsidR="00FA1647" w:rsidRPr="00E9276B">
        <w:rPr>
          <w:lang w:eastAsia="de-DE"/>
        </w:rPr>
        <w:t xml:space="preserve">igitalisierung und </w:t>
      </w:r>
      <w:r w:rsidR="00697BFD" w:rsidRPr="00E9276B">
        <w:rPr>
          <w:lang w:eastAsia="de-DE"/>
        </w:rPr>
        <w:t>Verwendung</w:t>
      </w:r>
      <w:r w:rsidR="00C01AA3" w:rsidRPr="00E9276B">
        <w:rPr>
          <w:lang w:eastAsia="de-DE"/>
        </w:rPr>
        <w:t xml:space="preserve"> von cyberp</w:t>
      </w:r>
      <w:r w:rsidR="00962229" w:rsidRPr="00E9276B">
        <w:rPr>
          <w:lang w:eastAsia="de-DE"/>
        </w:rPr>
        <w:t>hysischen System</w:t>
      </w:r>
      <w:r w:rsidR="00C87744" w:rsidRPr="00E9276B">
        <w:rPr>
          <w:lang w:eastAsia="de-DE"/>
        </w:rPr>
        <w:t>en,</w:t>
      </w:r>
      <w:r w:rsidR="006D017F" w:rsidRPr="00E9276B">
        <w:rPr>
          <w:lang w:eastAsia="de-DE"/>
        </w:rPr>
        <w:t xml:space="preserve"> hat bereits in vielen Bereichen des täglichen Leben Einzug erhalten. </w:t>
      </w:r>
      <w:r w:rsidR="002024C8" w:rsidRPr="00E9276B">
        <w:rPr>
          <w:lang w:eastAsia="de-DE"/>
        </w:rPr>
        <w:t xml:space="preserve">Klassische Produkte werden smart </w:t>
      </w:r>
      <w:r w:rsidR="003C1784" w:rsidRPr="00E9276B">
        <w:rPr>
          <w:lang w:eastAsia="de-DE"/>
        </w:rPr>
        <w:t>und erleichtern unseren Alltag.</w:t>
      </w:r>
      <w:r w:rsidR="00E8595C" w:rsidRPr="00E9276B">
        <w:rPr>
          <w:lang w:eastAsia="de-DE"/>
        </w:rPr>
        <w:t xml:space="preserve"> Die Möglichkeiten von cyberphysischen</w:t>
      </w:r>
      <w:r w:rsidR="00A973FB" w:rsidRPr="00E9276B">
        <w:rPr>
          <w:lang w:eastAsia="de-DE"/>
        </w:rPr>
        <w:t xml:space="preserve"> Systemen können </w:t>
      </w:r>
      <w:r w:rsidR="00633F24" w:rsidRPr="00E9276B">
        <w:rPr>
          <w:lang w:eastAsia="de-DE"/>
        </w:rPr>
        <w:t>eb</w:t>
      </w:r>
      <w:r w:rsidR="00014F85" w:rsidRPr="00E9276B">
        <w:rPr>
          <w:lang w:eastAsia="de-DE"/>
        </w:rPr>
        <w:t>enso dafür genutzt werden</w:t>
      </w:r>
      <w:r w:rsidR="00B75E59" w:rsidRPr="00E9276B">
        <w:rPr>
          <w:lang w:eastAsia="de-DE"/>
        </w:rPr>
        <w:t>,</w:t>
      </w:r>
      <w:r w:rsidR="00014F85" w:rsidRPr="00E9276B">
        <w:rPr>
          <w:lang w:eastAsia="de-DE"/>
        </w:rPr>
        <w:t xml:space="preserve"> um unser Leben sicherer zu machen</w:t>
      </w:r>
      <w:r w:rsidR="00B75E59" w:rsidRPr="00E9276B">
        <w:rPr>
          <w:lang w:eastAsia="de-DE"/>
        </w:rPr>
        <w:t>, indem auch Rauchwarnmelder smart werden</w:t>
      </w:r>
      <w:r w:rsidR="00014F85" w:rsidRPr="00E9276B">
        <w:rPr>
          <w:lang w:eastAsia="de-DE"/>
        </w:rPr>
        <w:t>.</w:t>
      </w:r>
      <w:r w:rsidR="00293082" w:rsidRPr="00E9276B">
        <w:rPr>
          <w:lang w:eastAsia="de-DE"/>
        </w:rPr>
        <w:t xml:space="preserve"> </w:t>
      </w:r>
    </w:p>
    <w:p w14:paraId="717A4F54" w14:textId="77777777" w:rsidR="006C065F" w:rsidRPr="00E9276B" w:rsidRDefault="006C065F" w:rsidP="001A7F24">
      <w:pPr>
        <w:rPr>
          <w:lang w:eastAsia="de-DE"/>
        </w:rPr>
      </w:pPr>
    </w:p>
    <w:p w14:paraId="0E2F2BD9" w14:textId="77777777" w:rsidR="00EC2683" w:rsidRPr="00E9276B" w:rsidRDefault="00EC2683">
      <w:pPr>
        <w:spacing w:line="259" w:lineRule="auto"/>
        <w:jc w:val="left"/>
        <w:rPr>
          <w:rFonts w:eastAsiaTheme="majorEastAsia" w:cstheme="majorBidi"/>
          <w:color w:val="2F5496" w:themeColor="accent1" w:themeShade="BF"/>
          <w:sz w:val="26"/>
          <w:szCs w:val="26"/>
          <w:lang w:eastAsia="de-DE"/>
        </w:rPr>
      </w:pPr>
      <w:r w:rsidRPr="00E9276B">
        <w:rPr>
          <w:lang w:eastAsia="de-DE"/>
        </w:rPr>
        <w:br w:type="page"/>
      </w:r>
    </w:p>
    <w:p w14:paraId="2AE58BD0" w14:textId="22E6E014" w:rsidR="001A7F24" w:rsidRPr="00E9276B" w:rsidRDefault="001A7F24" w:rsidP="001A7F24">
      <w:pPr>
        <w:pStyle w:val="berschrift2"/>
        <w:rPr>
          <w:lang w:eastAsia="de-DE"/>
        </w:rPr>
      </w:pPr>
      <w:bookmarkStart w:id="6" w:name="_Toc73274639"/>
      <w:r w:rsidRPr="00E9276B">
        <w:rPr>
          <w:lang w:eastAsia="de-DE"/>
        </w:rPr>
        <w:lastRenderedPageBreak/>
        <w:t>1.1 Problemstellung</w:t>
      </w:r>
      <w:bookmarkEnd w:id="6"/>
      <w:r w:rsidR="0095630D" w:rsidRPr="00E9276B">
        <w:rPr>
          <w:lang w:eastAsia="de-DE"/>
        </w:rPr>
        <w:t xml:space="preserve"> </w:t>
      </w:r>
    </w:p>
    <w:p w14:paraId="06E4E697" w14:textId="20C42BE6" w:rsidR="008265BA" w:rsidRPr="00E9276B" w:rsidRDefault="001A3B94" w:rsidP="001A7F24">
      <w:pPr>
        <w:rPr>
          <w:lang w:eastAsia="de-DE"/>
        </w:rPr>
      </w:pPr>
      <w:r w:rsidRPr="00E9276B">
        <w:rPr>
          <w:lang w:eastAsia="de-DE"/>
        </w:rPr>
        <w:t xml:space="preserve">Ein </w:t>
      </w:r>
      <w:r w:rsidR="004620C1" w:rsidRPr="00E9276B">
        <w:rPr>
          <w:lang w:eastAsia="de-DE"/>
        </w:rPr>
        <w:t>Hausbrand stellt für jeden Menschen eine absolute Ausnahmesituation dar. Die Reaktion</w:t>
      </w:r>
      <w:r w:rsidR="005D2FB4" w:rsidRPr="00E9276B">
        <w:rPr>
          <w:lang w:eastAsia="de-DE"/>
        </w:rPr>
        <w:t xml:space="preserve"> </w:t>
      </w:r>
      <w:r w:rsidR="00967382" w:rsidRPr="00E9276B">
        <w:rPr>
          <w:lang w:eastAsia="de-DE"/>
        </w:rPr>
        <w:t xml:space="preserve">der Betroffen sind im Voraus </w:t>
      </w:r>
      <w:r w:rsidR="00B75E59" w:rsidRPr="00E9276B">
        <w:rPr>
          <w:lang w:eastAsia="de-DE"/>
        </w:rPr>
        <w:t xml:space="preserve">nicht </w:t>
      </w:r>
      <w:r w:rsidR="00967382" w:rsidRPr="00E9276B">
        <w:rPr>
          <w:lang w:eastAsia="de-DE"/>
        </w:rPr>
        <w:t xml:space="preserve">vorhersehbar. </w:t>
      </w:r>
      <w:r w:rsidR="00DD5B23" w:rsidRPr="00E9276B">
        <w:rPr>
          <w:lang w:eastAsia="de-DE"/>
        </w:rPr>
        <w:t>Überforderung, Panik</w:t>
      </w:r>
      <w:r w:rsidR="0027096A" w:rsidRPr="00E9276B">
        <w:rPr>
          <w:lang w:eastAsia="de-DE"/>
        </w:rPr>
        <w:t xml:space="preserve"> und Hektik können dazu führen, da</w:t>
      </w:r>
      <w:r w:rsidR="0084660A" w:rsidRPr="00E9276B">
        <w:rPr>
          <w:lang w:eastAsia="de-DE"/>
        </w:rPr>
        <w:t>s</w:t>
      </w:r>
      <w:r w:rsidR="0027096A" w:rsidRPr="00E9276B">
        <w:rPr>
          <w:lang w:eastAsia="de-DE"/>
        </w:rPr>
        <w:t>s Verhaltensempfehlungen im Brandfall nicht durchgeführt werden.</w:t>
      </w:r>
      <w:r w:rsidR="007C0AE3" w:rsidRPr="00E9276B">
        <w:rPr>
          <w:lang w:eastAsia="de-DE"/>
        </w:rPr>
        <w:t xml:space="preserve"> Das </w:t>
      </w:r>
      <w:r w:rsidR="00CD32DE" w:rsidRPr="00E9276B">
        <w:rPr>
          <w:lang w:eastAsia="de-DE"/>
        </w:rPr>
        <w:t>S</w:t>
      </w:r>
      <w:r w:rsidR="007C0AE3" w:rsidRPr="00E9276B">
        <w:rPr>
          <w:lang w:eastAsia="de-DE"/>
        </w:rPr>
        <w:t>chließen von Fenstern</w:t>
      </w:r>
      <w:r w:rsidR="001E259B" w:rsidRPr="00E9276B">
        <w:rPr>
          <w:lang w:eastAsia="de-DE"/>
        </w:rPr>
        <w:t>, sofern möglich</w:t>
      </w:r>
      <w:r w:rsidR="007C0AE3" w:rsidRPr="00E9276B">
        <w:rPr>
          <w:lang w:eastAsia="de-DE"/>
        </w:rPr>
        <w:t xml:space="preserve">, </w:t>
      </w:r>
      <w:r w:rsidR="0094278D" w:rsidRPr="00E9276B">
        <w:rPr>
          <w:lang w:eastAsia="de-DE"/>
        </w:rPr>
        <w:t xml:space="preserve">Beleuchten der Fluchtwege und </w:t>
      </w:r>
      <w:r w:rsidR="00BF10FA" w:rsidRPr="00E9276B">
        <w:rPr>
          <w:lang w:eastAsia="de-DE"/>
        </w:rPr>
        <w:t>Alarmieren der Feuerwehr</w:t>
      </w:r>
      <w:r w:rsidR="00EA3F58" w:rsidRPr="00E9276B">
        <w:rPr>
          <w:lang w:eastAsia="de-DE"/>
        </w:rPr>
        <w:t xml:space="preserve"> sind jedoch</w:t>
      </w:r>
      <w:r w:rsidR="008B5378" w:rsidRPr="00E9276B">
        <w:rPr>
          <w:lang w:eastAsia="de-DE"/>
        </w:rPr>
        <w:t xml:space="preserve"> essen</w:t>
      </w:r>
      <w:r w:rsidR="00046EF3" w:rsidRPr="00E9276B">
        <w:rPr>
          <w:lang w:eastAsia="de-DE"/>
        </w:rPr>
        <w:t>z</w:t>
      </w:r>
      <w:r w:rsidR="008B5378" w:rsidRPr="00E9276B">
        <w:rPr>
          <w:lang w:eastAsia="de-DE"/>
        </w:rPr>
        <w:t>iell</w:t>
      </w:r>
      <w:r w:rsidR="0034337D" w:rsidRPr="00E9276B">
        <w:rPr>
          <w:lang w:eastAsia="de-DE"/>
        </w:rPr>
        <w:t>, um</w:t>
      </w:r>
      <w:r w:rsidR="008B5378" w:rsidRPr="00E9276B">
        <w:rPr>
          <w:lang w:eastAsia="de-DE"/>
        </w:rPr>
        <w:t xml:space="preserve"> Brandherde einzudämmen.</w:t>
      </w:r>
    </w:p>
    <w:p w14:paraId="5E7203E0" w14:textId="1A679D5D" w:rsidR="008B5378" w:rsidRPr="00E9276B" w:rsidRDefault="00671E2E" w:rsidP="001A7F24">
      <w:pPr>
        <w:rPr>
          <w:lang w:eastAsia="de-DE"/>
        </w:rPr>
      </w:pPr>
      <w:r w:rsidRPr="00E9276B">
        <w:rPr>
          <w:lang w:eastAsia="de-DE"/>
        </w:rPr>
        <w:t>Be</w:t>
      </w:r>
      <w:r w:rsidR="003319F2" w:rsidRPr="00E9276B">
        <w:rPr>
          <w:lang w:eastAsia="de-DE"/>
        </w:rPr>
        <w:t>i unbemannten Gebäuden besteht</w:t>
      </w:r>
      <w:r w:rsidR="00046EF3" w:rsidRPr="00E9276B">
        <w:rPr>
          <w:lang w:eastAsia="de-DE"/>
        </w:rPr>
        <w:t xml:space="preserve"> zudem</w:t>
      </w:r>
      <w:r w:rsidR="003319F2" w:rsidRPr="00E9276B">
        <w:rPr>
          <w:lang w:eastAsia="de-DE"/>
        </w:rPr>
        <w:t xml:space="preserve"> die Problematik, dass Brä</w:t>
      </w:r>
      <w:r w:rsidR="008F7313" w:rsidRPr="00E9276B">
        <w:rPr>
          <w:lang w:eastAsia="de-DE"/>
        </w:rPr>
        <w:t>nde nicht, bzw</w:t>
      </w:r>
      <w:r w:rsidR="00A56B19" w:rsidRPr="00E9276B">
        <w:rPr>
          <w:lang w:eastAsia="de-DE"/>
        </w:rPr>
        <w:t>.</w:t>
      </w:r>
      <w:r w:rsidR="008F7313" w:rsidRPr="00E9276B">
        <w:rPr>
          <w:lang w:eastAsia="de-DE"/>
        </w:rPr>
        <w:t xml:space="preserve"> erst sehr spät </w:t>
      </w:r>
      <w:r w:rsidR="00917409" w:rsidRPr="00E9276B">
        <w:rPr>
          <w:lang w:eastAsia="de-DE"/>
        </w:rPr>
        <w:t>erkannt werden.</w:t>
      </w:r>
      <w:r w:rsidR="00592A4C" w:rsidRPr="00E9276B">
        <w:rPr>
          <w:lang w:eastAsia="de-DE"/>
        </w:rPr>
        <w:t xml:space="preserve"> Dies </w:t>
      </w:r>
      <w:r w:rsidR="005855D6" w:rsidRPr="00E9276B">
        <w:rPr>
          <w:lang w:eastAsia="de-DE"/>
        </w:rPr>
        <w:t>kann dazu führen</w:t>
      </w:r>
      <w:r w:rsidR="00080771" w:rsidRPr="00E9276B">
        <w:rPr>
          <w:lang w:eastAsia="de-DE"/>
        </w:rPr>
        <w:t>,</w:t>
      </w:r>
      <w:r w:rsidR="00592A4C" w:rsidRPr="00E9276B">
        <w:rPr>
          <w:lang w:eastAsia="de-DE"/>
        </w:rPr>
        <w:t xml:space="preserve"> da</w:t>
      </w:r>
      <w:r w:rsidR="00080771" w:rsidRPr="00E9276B">
        <w:rPr>
          <w:lang w:eastAsia="de-DE"/>
        </w:rPr>
        <w:t>s</w:t>
      </w:r>
      <w:r w:rsidR="00592A4C" w:rsidRPr="00E9276B">
        <w:rPr>
          <w:lang w:eastAsia="de-DE"/>
        </w:rPr>
        <w:t xml:space="preserve">s </w:t>
      </w:r>
      <w:r w:rsidR="00A16953" w:rsidRPr="00E9276B">
        <w:rPr>
          <w:lang w:eastAsia="de-DE"/>
        </w:rPr>
        <w:t xml:space="preserve">Gebäude komplett </w:t>
      </w:r>
      <w:r w:rsidR="00235DCC" w:rsidRPr="00E9276B">
        <w:rPr>
          <w:lang w:eastAsia="de-DE"/>
        </w:rPr>
        <w:t xml:space="preserve">zerstört werden, </w:t>
      </w:r>
      <w:r w:rsidR="00657EB2" w:rsidRPr="00E9276B">
        <w:rPr>
          <w:lang w:eastAsia="de-DE"/>
        </w:rPr>
        <w:t>bevor die Feuerwehr vor Ort ist.</w:t>
      </w:r>
    </w:p>
    <w:p w14:paraId="04D78945" w14:textId="0908D553" w:rsidR="001A7F24" w:rsidRPr="00E9276B" w:rsidRDefault="00E65B1E" w:rsidP="001A7F24">
      <w:pPr>
        <w:rPr>
          <w:lang w:eastAsia="de-DE"/>
        </w:rPr>
      </w:pPr>
      <w:r w:rsidRPr="00E9276B">
        <w:rPr>
          <w:lang w:eastAsia="de-DE"/>
        </w:rPr>
        <w:t xml:space="preserve">Rauchwarnmelder erfassen kontinuierlich Daten zum Rauchgehalt der Luft. Erst bei der </w:t>
      </w:r>
      <w:r w:rsidR="002F2707" w:rsidRPr="00E9276B">
        <w:rPr>
          <w:lang w:eastAsia="de-DE"/>
        </w:rPr>
        <w:t>Ü</w:t>
      </w:r>
      <w:r w:rsidRPr="00E9276B">
        <w:rPr>
          <w:lang w:eastAsia="de-DE"/>
        </w:rPr>
        <w:t>berschreitun</w:t>
      </w:r>
      <w:r w:rsidR="002F2707" w:rsidRPr="00E9276B">
        <w:rPr>
          <w:lang w:eastAsia="de-DE"/>
        </w:rPr>
        <w:t>g eines definierten Grenzwertes, wird ein akustisches Warnsi</w:t>
      </w:r>
      <w:r w:rsidR="0080419C" w:rsidRPr="00E9276B">
        <w:rPr>
          <w:lang w:eastAsia="de-DE"/>
        </w:rPr>
        <w:t>gnal</w:t>
      </w:r>
      <w:r w:rsidR="00A02173" w:rsidRPr="00E9276B">
        <w:rPr>
          <w:lang w:eastAsia="de-DE"/>
        </w:rPr>
        <w:t xml:space="preserve"> erzeugt.</w:t>
      </w:r>
      <w:r w:rsidR="00200343" w:rsidRPr="00E9276B">
        <w:rPr>
          <w:lang w:eastAsia="de-DE"/>
        </w:rPr>
        <w:t xml:space="preserve"> </w:t>
      </w:r>
      <w:r w:rsidR="00374FD5" w:rsidRPr="00E9276B">
        <w:rPr>
          <w:lang w:eastAsia="de-DE"/>
        </w:rPr>
        <w:t xml:space="preserve">Gefahren können jedoch auch von </w:t>
      </w:r>
      <w:r w:rsidR="00DB79DB" w:rsidRPr="00E9276B">
        <w:rPr>
          <w:lang w:eastAsia="de-DE"/>
        </w:rPr>
        <w:t>erhöhten</w:t>
      </w:r>
      <w:r w:rsidR="00374FD5" w:rsidRPr="00E9276B">
        <w:rPr>
          <w:lang w:eastAsia="de-DE"/>
        </w:rPr>
        <w:t xml:space="preserve"> Konzentrationen </w:t>
      </w:r>
      <w:r w:rsidR="00D43506" w:rsidRPr="00E9276B">
        <w:rPr>
          <w:lang w:eastAsia="de-DE"/>
        </w:rPr>
        <w:t>gesundheits</w:t>
      </w:r>
      <w:r w:rsidR="000E1244" w:rsidRPr="00E9276B">
        <w:rPr>
          <w:lang w:eastAsia="de-DE"/>
        </w:rPr>
        <w:t xml:space="preserve">schädlicher </w:t>
      </w:r>
      <w:r w:rsidR="00E079AF" w:rsidRPr="00E9276B">
        <w:rPr>
          <w:lang w:eastAsia="de-DE"/>
        </w:rPr>
        <w:t>und brennbarer</w:t>
      </w:r>
      <w:r w:rsidR="00374FD5" w:rsidRPr="00E9276B">
        <w:rPr>
          <w:lang w:eastAsia="de-DE"/>
        </w:rPr>
        <w:t xml:space="preserve"> Gase ausgehen. Eine Erfassung</w:t>
      </w:r>
      <w:r w:rsidR="00CC0C4D" w:rsidRPr="00E9276B">
        <w:rPr>
          <w:lang w:eastAsia="de-DE"/>
        </w:rPr>
        <w:t xml:space="preserve"> und Speicherung</w:t>
      </w:r>
      <w:r w:rsidR="00374FD5" w:rsidRPr="00E9276B">
        <w:rPr>
          <w:lang w:eastAsia="de-DE"/>
        </w:rPr>
        <w:t xml:space="preserve"> dieser</w:t>
      </w:r>
      <w:r w:rsidR="00B5245B" w:rsidRPr="00E9276B">
        <w:rPr>
          <w:lang w:eastAsia="de-DE"/>
        </w:rPr>
        <w:t xml:space="preserve"> findet bei klassischen Rauchmeldern nicht statt.</w:t>
      </w:r>
      <w:r w:rsidR="004B16E4" w:rsidRPr="00E9276B">
        <w:rPr>
          <w:lang w:eastAsia="de-DE"/>
        </w:rPr>
        <w:t xml:space="preserve"> Die Feuerw</w:t>
      </w:r>
      <w:r w:rsidR="00791DF1" w:rsidRPr="00E9276B">
        <w:rPr>
          <w:lang w:eastAsia="de-DE"/>
        </w:rPr>
        <w:t xml:space="preserve">ehr </w:t>
      </w:r>
      <w:r w:rsidR="00EB53BF" w:rsidRPr="00E9276B">
        <w:rPr>
          <w:lang w:eastAsia="de-DE"/>
        </w:rPr>
        <w:t>kann daher bei einer Brandmeldung das Ausmaß nur wenig bis überhaupt nicht einschätzen.</w:t>
      </w:r>
      <w:r w:rsidR="00DD027C" w:rsidRPr="00E9276B">
        <w:rPr>
          <w:lang w:eastAsia="de-DE"/>
        </w:rPr>
        <w:t xml:space="preserve"> Eine ideale Vorbereitung ist</w:t>
      </w:r>
      <w:r w:rsidR="00462869" w:rsidRPr="00E9276B">
        <w:rPr>
          <w:lang w:eastAsia="de-DE"/>
        </w:rPr>
        <w:t xml:space="preserve"> daher nicht möglich.</w:t>
      </w:r>
    </w:p>
    <w:p w14:paraId="5D1A48F2" w14:textId="77777777" w:rsidR="00BE4D9A" w:rsidRPr="00E9276B" w:rsidRDefault="00BE4D9A" w:rsidP="001A7F24">
      <w:pPr>
        <w:rPr>
          <w:lang w:eastAsia="de-DE"/>
        </w:rPr>
      </w:pPr>
    </w:p>
    <w:p w14:paraId="542D97E1" w14:textId="77777777" w:rsidR="001A7F24" w:rsidRPr="00E9276B" w:rsidRDefault="001A7F24" w:rsidP="001A7F24">
      <w:pPr>
        <w:pStyle w:val="berschrift2"/>
        <w:rPr>
          <w:lang w:eastAsia="de-DE"/>
        </w:rPr>
      </w:pPr>
      <w:bookmarkStart w:id="7" w:name="_Toc73274640"/>
      <w:r w:rsidRPr="00E9276B">
        <w:rPr>
          <w:lang w:eastAsia="de-DE"/>
        </w:rPr>
        <w:t>1.2 Zielsetzung</w:t>
      </w:r>
      <w:bookmarkEnd w:id="7"/>
    </w:p>
    <w:p w14:paraId="718297C0" w14:textId="75776587" w:rsidR="00F0166B" w:rsidRPr="00E9276B" w:rsidRDefault="007D2616" w:rsidP="00F0166B">
      <w:pPr>
        <w:rPr>
          <w:lang w:eastAsia="de-DE"/>
        </w:rPr>
      </w:pPr>
      <w:r w:rsidRPr="00E9276B">
        <w:rPr>
          <w:lang w:eastAsia="de-DE"/>
        </w:rPr>
        <w:t xml:space="preserve">Eine Diskussion zu Defiziten bestehender Rauchwarnmelder </w:t>
      </w:r>
      <w:r w:rsidR="00C44809" w:rsidRPr="00E9276B">
        <w:rPr>
          <w:lang w:eastAsia="de-DE"/>
        </w:rPr>
        <w:t xml:space="preserve">sowie umfassender Recherche </w:t>
      </w:r>
      <w:r w:rsidR="001D0FB5" w:rsidRPr="00E9276B">
        <w:rPr>
          <w:lang w:eastAsia="de-DE"/>
        </w:rPr>
        <w:t xml:space="preserve">sind Grundlage </w:t>
      </w:r>
      <w:r w:rsidR="00D96143" w:rsidRPr="00E9276B">
        <w:rPr>
          <w:lang w:eastAsia="de-DE"/>
        </w:rPr>
        <w:t>für</w:t>
      </w:r>
      <w:r w:rsidR="00D3156B" w:rsidRPr="00E9276B">
        <w:rPr>
          <w:lang w:eastAsia="de-DE"/>
        </w:rPr>
        <w:t xml:space="preserve"> </w:t>
      </w:r>
      <w:r w:rsidR="001D0FB5" w:rsidRPr="00E9276B">
        <w:rPr>
          <w:lang w:eastAsia="de-DE"/>
        </w:rPr>
        <w:t xml:space="preserve">das Evaluieren </w:t>
      </w:r>
      <w:r w:rsidR="00D3156B" w:rsidRPr="00E9276B">
        <w:rPr>
          <w:lang w:eastAsia="de-DE"/>
        </w:rPr>
        <w:t>diverse</w:t>
      </w:r>
      <w:r w:rsidR="001D0FB5" w:rsidRPr="00E9276B">
        <w:rPr>
          <w:lang w:eastAsia="de-DE"/>
        </w:rPr>
        <w:t>r</w:t>
      </w:r>
      <w:r w:rsidR="00D3156B" w:rsidRPr="00E9276B">
        <w:rPr>
          <w:lang w:eastAsia="de-DE"/>
        </w:rPr>
        <w:t xml:space="preserve"> </w:t>
      </w:r>
      <w:r w:rsidR="0082107D" w:rsidRPr="00E9276B">
        <w:rPr>
          <w:lang w:eastAsia="de-DE"/>
        </w:rPr>
        <w:t>Ziele</w:t>
      </w:r>
      <w:r w:rsidR="00DC0FCD" w:rsidRPr="00E9276B">
        <w:rPr>
          <w:lang w:eastAsia="de-DE"/>
        </w:rPr>
        <w:t xml:space="preserve"> </w:t>
      </w:r>
      <w:proofErr w:type="gramStart"/>
      <w:r w:rsidR="00DC0FCD" w:rsidRPr="00E9276B">
        <w:rPr>
          <w:lang w:eastAsia="de-DE"/>
        </w:rPr>
        <w:t>des Projekt</w:t>
      </w:r>
      <w:proofErr w:type="gramEnd"/>
      <w:r w:rsidR="00DC0FCD" w:rsidRPr="00E9276B">
        <w:rPr>
          <w:lang w:eastAsia="de-DE"/>
        </w:rPr>
        <w:t xml:space="preserve">. Entwickelt werden soll ein Smart Smoke </w:t>
      </w:r>
      <w:proofErr w:type="spellStart"/>
      <w:r w:rsidR="00DC0FCD" w:rsidRPr="00E9276B">
        <w:rPr>
          <w:lang w:eastAsia="de-DE"/>
        </w:rPr>
        <w:t>Detector</w:t>
      </w:r>
      <w:proofErr w:type="spellEnd"/>
      <w:r w:rsidR="00BB6C06" w:rsidRPr="00E9276B">
        <w:rPr>
          <w:lang w:eastAsia="de-DE"/>
        </w:rPr>
        <w:t>. Dieser soll dazu in der Lage sein</w:t>
      </w:r>
      <w:r w:rsidR="00445659" w:rsidRPr="00E9276B">
        <w:rPr>
          <w:lang w:eastAsia="de-DE"/>
        </w:rPr>
        <w:t>,</w:t>
      </w:r>
      <w:r w:rsidR="00BB6C06" w:rsidRPr="00E9276B">
        <w:rPr>
          <w:lang w:eastAsia="de-DE"/>
        </w:rPr>
        <w:t xml:space="preserve"> </w:t>
      </w:r>
      <w:r w:rsidR="003E00F3" w:rsidRPr="00E9276B">
        <w:rPr>
          <w:lang w:eastAsia="de-DE"/>
        </w:rPr>
        <w:t>neben Rauch auch weit</w:t>
      </w:r>
      <w:r w:rsidR="002B776B" w:rsidRPr="00E9276B">
        <w:rPr>
          <w:lang w:eastAsia="de-DE"/>
        </w:rPr>
        <w:t>ere Gefahren</w:t>
      </w:r>
      <w:r w:rsidR="00E25BA0" w:rsidRPr="00E9276B">
        <w:rPr>
          <w:lang w:eastAsia="de-DE"/>
        </w:rPr>
        <w:t xml:space="preserve"> zu erfassen</w:t>
      </w:r>
      <w:r w:rsidR="0051118D" w:rsidRPr="00E9276B">
        <w:rPr>
          <w:lang w:eastAsia="de-DE"/>
        </w:rPr>
        <w:t>,</w:t>
      </w:r>
      <w:r w:rsidR="00E25BA0" w:rsidRPr="00E9276B">
        <w:rPr>
          <w:lang w:eastAsia="de-DE"/>
        </w:rPr>
        <w:t xml:space="preserve"> die im Zusammenhang mit Bränden stehen können.</w:t>
      </w:r>
      <w:r w:rsidR="000223AD" w:rsidRPr="00E9276B">
        <w:rPr>
          <w:lang w:eastAsia="de-DE"/>
        </w:rPr>
        <w:t xml:space="preserve"> Dazu zählen beispielsweise erhöhte Konzentrationen von brennbaren Gasen wie Propan und Butan so</w:t>
      </w:r>
      <w:r w:rsidR="00DD11D7" w:rsidRPr="00E9276B">
        <w:rPr>
          <w:lang w:eastAsia="de-DE"/>
        </w:rPr>
        <w:t xml:space="preserve">wie </w:t>
      </w:r>
      <w:r w:rsidR="005C0EF9" w:rsidRPr="00E9276B">
        <w:rPr>
          <w:lang w:eastAsia="de-DE"/>
        </w:rPr>
        <w:t>dem Gehalt von Kohlen</w:t>
      </w:r>
      <w:r w:rsidR="00BA65CA" w:rsidRPr="00E9276B">
        <w:rPr>
          <w:lang w:eastAsia="de-DE"/>
        </w:rPr>
        <w:t xml:space="preserve">stoffmonoxid. CO </w:t>
      </w:r>
      <w:r w:rsidR="00F74E9B" w:rsidRPr="00E9276B">
        <w:rPr>
          <w:lang w:eastAsia="de-DE"/>
        </w:rPr>
        <w:t>ist geruchsneutral und daher für den Menschen eine unsichtbare Gefahr.</w:t>
      </w:r>
      <w:r w:rsidR="00DD138F" w:rsidRPr="00E9276B">
        <w:rPr>
          <w:lang w:eastAsia="de-DE"/>
        </w:rPr>
        <w:t xml:space="preserve"> </w:t>
      </w:r>
    </w:p>
    <w:p w14:paraId="5B45FCD7" w14:textId="57EB0988" w:rsidR="00961867" w:rsidRPr="00E9276B" w:rsidRDefault="00AC345C" w:rsidP="00452011">
      <w:pPr>
        <w:rPr>
          <w:lang w:eastAsia="de-DE"/>
        </w:rPr>
      </w:pPr>
      <w:r w:rsidRPr="00E9276B">
        <w:rPr>
          <w:lang w:eastAsia="de-DE"/>
        </w:rPr>
        <w:t>In Gefahrenf</w:t>
      </w:r>
      <w:r w:rsidR="00E938B3" w:rsidRPr="00E9276B">
        <w:rPr>
          <w:lang w:eastAsia="de-DE"/>
        </w:rPr>
        <w:t>ä</w:t>
      </w:r>
      <w:r w:rsidRPr="00E9276B">
        <w:rPr>
          <w:lang w:eastAsia="de-DE"/>
        </w:rPr>
        <w:t>llen und bei Br</w:t>
      </w:r>
      <w:r w:rsidR="000D4EF1" w:rsidRPr="00E9276B">
        <w:rPr>
          <w:lang w:eastAsia="de-DE"/>
        </w:rPr>
        <w:t>and, so</w:t>
      </w:r>
      <w:r w:rsidR="00DA5668" w:rsidRPr="00E9276B">
        <w:rPr>
          <w:lang w:eastAsia="de-DE"/>
        </w:rPr>
        <w:t>ll das System den Menschen unterstützen</w:t>
      </w:r>
      <w:r w:rsidR="00273983" w:rsidRPr="00E9276B">
        <w:rPr>
          <w:lang w:eastAsia="de-DE"/>
        </w:rPr>
        <w:t xml:space="preserve">. Dafür soll </w:t>
      </w:r>
      <w:r w:rsidR="00B848E5" w:rsidRPr="00E9276B">
        <w:rPr>
          <w:lang w:eastAsia="de-DE"/>
        </w:rPr>
        <w:t xml:space="preserve">neben einem akustischen Signal vor Ort auch </w:t>
      </w:r>
      <w:r w:rsidR="00273983" w:rsidRPr="00E9276B">
        <w:rPr>
          <w:lang w:eastAsia="de-DE"/>
        </w:rPr>
        <w:t xml:space="preserve">eine automatisierte Meldung an den Eigentümer und die Feuerwehr gesendet werden. </w:t>
      </w:r>
      <w:r w:rsidR="002E3B86" w:rsidRPr="00E9276B">
        <w:rPr>
          <w:lang w:eastAsia="de-DE"/>
        </w:rPr>
        <w:t>D</w:t>
      </w:r>
      <w:r w:rsidR="0009389B" w:rsidRPr="00E9276B">
        <w:rPr>
          <w:lang w:eastAsia="de-DE"/>
        </w:rPr>
        <w:t xml:space="preserve">ie Zeiten von Brandfeststellung und Löschvorgang </w:t>
      </w:r>
      <w:r w:rsidR="002E3B86" w:rsidRPr="00E9276B">
        <w:rPr>
          <w:lang w:eastAsia="de-DE"/>
        </w:rPr>
        <w:t xml:space="preserve">sollen dadurch </w:t>
      </w:r>
      <w:r w:rsidR="0009389B" w:rsidRPr="00E9276B">
        <w:rPr>
          <w:lang w:eastAsia="de-DE"/>
        </w:rPr>
        <w:t>erheblich verkürzt werden.</w:t>
      </w:r>
      <w:r w:rsidR="007B3C6F" w:rsidRPr="00E9276B">
        <w:rPr>
          <w:lang w:eastAsia="de-DE"/>
        </w:rPr>
        <w:t xml:space="preserve"> Um </w:t>
      </w:r>
      <w:r w:rsidR="00DB017C" w:rsidRPr="00E9276B">
        <w:rPr>
          <w:lang w:eastAsia="de-DE"/>
        </w:rPr>
        <w:t xml:space="preserve">Personen am Gefahrenort </w:t>
      </w:r>
      <w:r w:rsidR="002C783E" w:rsidRPr="00E9276B">
        <w:rPr>
          <w:lang w:eastAsia="de-DE"/>
        </w:rPr>
        <w:t>die Flucht zu erleichtern</w:t>
      </w:r>
      <w:r w:rsidR="00DB017C" w:rsidRPr="00E9276B">
        <w:rPr>
          <w:lang w:eastAsia="de-DE"/>
        </w:rPr>
        <w:t xml:space="preserve">, werden </w:t>
      </w:r>
      <w:r w:rsidR="002C783E" w:rsidRPr="00E9276B">
        <w:rPr>
          <w:lang w:eastAsia="de-DE"/>
        </w:rPr>
        <w:t xml:space="preserve">alle Lichter automatisch </w:t>
      </w:r>
      <w:r w:rsidR="00266F10" w:rsidRPr="00E9276B">
        <w:rPr>
          <w:lang w:eastAsia="de-DE"/>
        </w:rPr>
        <w:t>angeschaltet.</w:t>
      </w:r>
      <w:r w:rsidR="00377A5B" w:rsidRPr="00E9276B">
        <w:rPr>
          <w:lang w:eastAsia="de-DE"/>
        </w:rPr>
        <w:t xml:space="preserve"> </w:t>
      </w:r>
      <w:r w:rsidR="00961867" w:rsidRPr="00E9276B">
        <w:rPr>
          <w:lang w:eastAsia="de-DE"/>
        </w:rPr>
        <w:t>Für eine detailliertere Einschätzung der Gefahrensituation werden ebenfalls Temperaturdaten erfasst.</w:t>
      </w:r>
      <w:r w:rsidR="00472B38" w:rsidRPr="00E9276B">
        <w:rPr>
          <w:lang w:eastAsia="de-DE"/>
        </w:rPr>
        <w:t xml:space="preserve"> A</w:t>
      </w:r>
      <w:r w:rsidR="00DC1E90" w:rsidRPr="00E9276B">
        <w:rPr>
          <w:lang w:eastAsia="de-DE"/>
        </w:rPr>
        <w:t>lle erfassten Daten können über ein Dashboard eingesehen werden</w:t>
      </w:r>
      <w:r w:rsidR="00DC1E90" w:rsidRPr="00E9276B">
        <w:t xml:space="preserve">. </w:t>
      </w:r>
      <w:r w:rsidR="00D34950" w:rsidRPr="00E9276B">
        <w:t xml:space="preserve">Neben dem Eigentümer hat die Feuerwehr ebenfalls Zugriff auf diese Daten, um sich </w:t>
      </w:r>
      <w:r w:rsidR="00640764" w:rsidRPr="00E9276B">
        <w:t>i</w:t>
      </w:r>
      <w:r w:rsidR="00D34950" w:rsidRPr="00E9276B">
        <w:t>deal</w:t>
      </w:r>
      <w:r w:rsidR="00640764" w:rsidRPr="00E9276B">
        <w:t xml:space="preserve"> </w:t>
      </w:r>
      <w:r w:rsidR="00DA0F66" w:rsidRPr="00E9276B">
        <w:t>auf den Einsatz vorbereiten zu können.</w:t>
      </w:r>
    </w:p>
    <w:p w14:paraId="1E698197" w14:textId="5B7C27E6" w:rsidR="00377A5B" w:rsidRPr="00E9276B" w:rsidRDefault="001A3AA2" w:rsidP="00F0166B">
      <w:pPr>
        <w:rPr>
          <w:lang w:eastAsia="de-DE"/>
        </w:rPr>
      </w:pPr>
      <w:r w:rsidRPr="00E9276B">
        <w:rPr>
          <w:lang w:eastAsia="de-DE"/>
        </w:rPr>
        <w:lastRenderedPageBreak/>
        <w:t>D</w:t>
      </w:r>
      <w:r w:rsidR="0008169B" w:rsidRPr="00E9276B">
        <w:rPr>
          <w:lang w:eastAsia="de-DE"/>
        </w:rPr>
        <w:t xml:space="preserve">er Smart Home </w:t>
      </w:r>
      <w:proofErr w:type="spellStart"/>
      <w:r w:rsidR="0008169B" w:rsidRPr="00E9276B">
        <w:rPr>
          <w:lang w:eastAsia="de-DE"/>
        </w:rPr>
        <w:t>Detector</w:t>
      </w:r>
      <w:proofErr w:type="spellEnd"/>
      <w:r w:rsidR="0008169B" w:rsidRPr="00E9276B">
        <w:rPr>
          <w:lang w:eastAsia="de-DE"/>
        </w:rPr>
        <w:t xml:space="preserve"> </w:t>
      </w:r>
      <w:r w:rsidR="00116F99" w:rsidRPr="00E9276B">
        <w:rPr>
          <w:lang w:eastAsia="de-DE"/>
        </w:rPr>
        <w:t>soll als offenes System ausgeführt werden, um über geeignete API</w:t>
      </w:r>
      <w:r w:rsidR="00815E30" w:rsidRPr="00E9276B">
        <w:rPr>
          <w:lang w:eastAsia="de-DE"/>
        </w:rPr>
        <w:fldChar w:fldCharType="begin"/>
      </w:r>
      <w:r w:rsidR="00815E30" w:rsidRPr="00E9276B">
        <w:instrText xml:space="preserve"> XE "</w:instrText>
      </w:r>
      <w:r w:rsidR="00815E30" w:rsidRPr="00E9276B">
        <w:rPr>
          <w:lang w:eastAsia="de-DE"/>
        </w:rPr>
        <w:instrText>API</w:instrText>
      </w:r>
      <w:r w:rsidR="00815E30" w:rsidRPr="00E9276B">
        <w:instrText>" \t "</w:instrText>
      </w:r>
      <w:r w:rsidR="00815E30" w:rsidRPr="00E9276B">
        <w:rPr>
          <w:rFonts w:asciiTheme="minorHAnsi" w:hAnsiTheme="minorHAnsi" w:cstheme="minorHAnsi"/>
          <w:i/>
        </w:rPr>
        <w:instrText>Application programming interface</w:instrText>
      </w:r>
      <w:r w:rsidR="00815E30" w:rsidRPr="00E9276B">
        <w:instrText xml:space="preserve">" </w:instrText>
      </w:r>
      <w:r w:rsidR="00815E30" w:rsidRPr="00E9276B">
        <w:rPr>
          <w:lang w:eastAsia="de-DE"/>
        </w:rPr>
        <w:fldChar w:fldCharType="end"/>
      </w:r>
      <w:r w:rsidR="00116F99" w:rsidRPr="00E9276B">
        <w:rPr>
          <w:lang w:eastAsia="de-DE"/>
        </w:rPr>
        <w:t xml:space="preserve">s in weitere Systeme </w:t>
      </w:r>
      <w:r w:rsidR="008C5369" w:rsidRPr="00E9276B">
        <w:rPr>
          <w:lang w:eastAsia="de-DE"/>
        </w:rPr>
        <w:t>w</w:t>
      </w:r>
      <w:r w:rsidR="00116F99" w:rsidRPr="00E9276B">
        <w:rPr>
          <w:lang w:eastAsia="de-DE"/>
        </w:rPr>
        <w:t>ie z.B</w:t>
      </w:r>
      <w:r w:rsidR="0058296D" w:rsidRPr="00E9276B">
        <w:rPr>
          <w:lang w:eastAsia="de-DE"/>
        </w:rPr>
        <w:t>.</w:t>
      </w:r>
      <w:r w:rsidR="00116F99" w:rsidRPr="00E9276B">
        <w:rPr>
          <w:lang w:eastAsia="de-DE"/>
        </w:rPr>
        <w:t xml:space="preserve"> Amazon Alexa, oder </w:t>
      </w:r>
      <w:r w:rsidR="006D36C1" w:rsidRPr="00E9276B">
        <w:rPr>
          <w:lang w:eastAsia="de-DE"/>
        </w:rPr>
        <w:t xml:space="preserve">Google Nest integriert werden zu können und dem Nutzer dadurch maximalen </w:t>
      </w:r>
      <w:r w:rsidR="0030331E" w:rsidRPr="00E9276B">
        <w:rPr>
          <w:lang w:eastAsia="de-DE"/>
        </w:rPr>
        <w:t>Komfort</w:t>
      </w:r>
      <w:r w:rsidR="005E63EB" w:rsidRPr="00E9276B">
        <w:rPr>
          <w:lang w:eastAsia="de-DE"/>
        </w:rPr>
        <w:t xml:space="preserve"> </w:t>
      </w:r>
      <w:r w:rsidR="00641F9D" w:rsidRPr="00E9276B">
        <w:rPr>
          <w:lang w:eastAsia="de-DE"/>
        </w:rPr>
        <w:t xml:space="preserve">zu bieten. </w:t>
      </w:r>
      <w:r w:rsidR="00530AC8" w:rsidRPr="00E9276B">
        <w:rPr>
          <w:lang w:eastAsia="de-DE"/>
        </w:rPr>
        <w:t>Der</w:t>
      </w:r>
      <w:r w:rsidR="00C44FCC" w:rsidRPr="00E9276B">
        <w:rPr>
          <w:lang w:eastAsia="de-DE"/>
        </w:rPr>
        <w:t xml:space="preserve"> integrative Ansatz soll</w:t>
      </w:r>
      <w:r w:rsidR="00413970" w:rsidRPr="00E9276B">
        <w:rPr>
          <w:lang w:eastAsia="de-DE"/>
        </w:rPr>
        <w:t xml:space="preserve"> d</w:t>
      </w:r>
      <w:r w:rsidR="00896680" w:rsidRPr="00E9276B">
        <w:rPr>
          <w:lang w:eastAsia="de-DE"/>
        </w:rPr>
        <w:t xml:space="preserve">en Smart Smoke </w:t>
      </w:r>
      <w:proofErr w:type="spellStart"/>
      <w:r w:rsidR="00896680" w:rsidRPr="00E9276B">
        <w:rPr>
          <w:lang w:eastAsia="de-DE"/>
        </w:rPr>
        <w:t>Detector</w:t>
      </w:r>
      <w:proofErr w:type="spellEnd"/>
      <w:r w:rsidR="00896680" w:rsidRPr="00E9276B">
        <w:rPr>
          <w:lang w:eastAsia="de-DE"/>
        </w:rPr>
        <w:t xml:space="preserve"> zu einer</w:t>
      </w:r>
      <w:r w:rsidR="006F70D0" w:rsidRPr="00E9276B">
        <w:rPr>
          <w:lang w:eastAsia="de-DE"/>
        </w:rPr>
        <w:t xml:space="preserve"> universell einsetzbare</w:t>
      </w:r>
      <w:r w:rsidR="002C3AEE" w:rsidRPr="00E9276B">
        <w:rPr>
          <w:lang w:eastAsia="de-DE"/>
        </w:rPr>
        <w:t xml:space="preserve">n Lösung </w:t>
      </w:r>
      <w:r w:rsidR="00F42DE3" w:rsidRPr="00E9276B">
        <w:rPr>
          <w:lang w:eastAsia="de-DE"/>
        </w:rPr>
        <w:t>im Bereich</w:t>
      </w:r>
      <w:r w:rsidR="00E14AC7" w:rsidRPr="00E9276B">
        <w:rPr>
          <w:lang w:eastAsia="de-DE"/>
        </w:rPr>
        <w:t xml:space="preserve"> Brandschutz</w:t>
      </w:r>
      <w:r w:rsidR="007A61F9" w:rsidRPr="00E9276B">
        <w:rPr>
          <w:lang w:eastAsia="de-DE"/>
        </w:rPr>
        <w:t xml:space="preserve"> und Gasdetektion machen</w:t>
      </w:r>
      <w:r w:rsidR="00F5359B" w:rsidRPr="00E9276B">
        <w:rPr>
          <w:lang w:eastAsia="de-DE"/>
        </w:rPr>
        <w:t>.</w:t>
      </w:r>
    </w:p>
    <w:p w14:paraId="5303DCD9" w14:textId="77777777" w:rsidR="001A7F24" w:rsidRPr="00E9276B" w:rsidRDefault="001A7F24" w:rsidP="001A7F24">
      <w:pPr>
        <w:rPr>
          <w:lang w:eastAsia="de-DE"/>
        </w:rPr>
      </w:pPr>
    </w:p>
    <w:p w14:paraId="58BD8074" w14:textId="644E507B" w:rsidR="001A7F24" w:rsidRPr="00E9276B" w:rsidRDefault="001A7F24" w:rsidP="00BE4D9A">
      <w:pPr>
        <w:pStyle w:val="berschrift2"/>
        <w:rPr>
          <w:lang w:eastAsia="de-DE"/>
        </w:rPr>
      </w:pPr>
      <w:bookmarkStart w:id="8" w:name="_Toc73274641"/>
      <w:r w:rsidRPr="00E9276B">
        <w:rPr>
          <w:lang w:eastAsia="de-DE"/>
        </w:rPr>
        <w:t>1.3 Vorgehensweise</w:t>
      </w:r>
      <w:bookmarkEnd w:id="8"/>
    </w:p>
    <w:p w14:paraId="05C0A34A" w14:textId="5E59E052" w:rsidR="001A7F24" w:rsidRPr="00E9276B" w:rsidRDefault="00D01516" w:rsidP="001A7F24">
      <w:pPr>
        <w:rPr>
          <w:lang w:eastAsia="de-DE"/>
        </w:rPr>
      </w:pPr>
      <w:r w:rsidRPr="00E9276B">
        <w:rPr>
          <w:lang w:eastAsia="de-DE"/>
        </w:rPr>
        <w:t>Zu Beginn</w:t>
      </w:r>
      <w:r w:rsidR="00E95792" w:rsidRPr="00E9276B">
        <w:rPr>
          <w:lang w:eastAsia="de-DE"/>
        </w:rPr>
        <w:t xml:space="preserve"> </w:t>
      </w:r>
      <w:r w:rsidR="001115EC" w:rsidRPr="00E9276B">
        <w:rPr>
          <w:lang w:eastAsia="de-DE"/>
        </w:rPr>
        <w:t>werden die Grundlagen bezüglich gewählte</w:t>
      </w:r>
      <w:r w:rsidR="00335F51" w:rsidRPr="00E9276B">
        <w:rPr>
          <w:lang w:eastAsia="de-DE"/>
        </w:rPr>
        <w:t>r</w:t>
      </w:r>
      <w:r w:rsidR="001115EC" w:rsidRPr="00E9276B">
        <w:rPr>
          <w:lang w:eastAsia="de-DE"/>
        </w:rPr>
        <w:t xml:space="preserve"> </w:t>
      </w:r>
      <w:r w:rsidR="00E56B21" w:rsidRPr="00E9276B">
        <w:rPr>
          <w:lang w:eastAsia="de-DE"/>
        </w:rPr>
        <w:t>Programmiersprachen betrachtet</w:t>
      </w:r>
      <w:r w:rsidR="003903B3" w:rsidRPr="00E9276B">
        <w:rPr>
          <w:lang w:eastAsia="de-DE"/>
        </w:rPr>
        <w:t xml:space="preserve">. </w:t>
      </w:r>
      <w:r w:rsidR="00406D65" w:rsidRPr="00E9276B">
        <w:rPr>
          <w:lang w:eastAsia="de-DE"/>
        </w:rPr>
        <w:t>Um einen Überblick über das Projekt zu erhalten</w:t>
      </w:r>
      <w:r w:rsidR="00E27CC5" w:rsidRPr="00E9276B">
        <w:rPr>
          <w:lang w:eastAsia="de-DE"/>
        </w:rPr>
        <w:t>,</w:t>
      </w:r>
      <w:r w:rsidR="00406D65" w:rsidRPr="00E9276B">
        <w:rPr>
          <w:lang w:eastAsia="de-DE"/>
        </w:rPr>
        <w:t xml:space="preserve"> wird </w:t>
      </w:r>
      <w:r w:rsidR="00DF62CB" w:rsidRPr="00E9276B">
        <w:rPr>
          <w:lang w:eastAsia="de-DE"/>
        </w:rPr>
        <w:t>der Systemaufbau erläutert</w:t>
      </w:r>
      <w:r w:rsidR="00E400F5" w:rsidRPr="00E9276B">
        <w:rPr>
          <w:lang w:eastAsia="de-DE"/>
        </w:rPr>
        <w:t xml:space="preserve"> und die einzelnen Komp</w:t>
      </w:r>
      <w:r w:rsidR="0030682D" w:rsidRPr="00E9276B">
        <w:rPr>
          <w:lang w:eastAsia="de-DE"/>
        </w:rPr>
        <w:t xml:space="preserve">onenten in einem </w:t>
      </w:r>
      <w:r w:rsidR="002D323D" w:rsidRPr="00E9276B">
        <w:rPr>
          <w:lang w:eastAsia="de-DE"/>
        </w:rPr>
        <w:t>Diagramm dargestellt. Folgend wird zunächst die ausgewählte Hardware näher beschrieben</w:t>
      </w:r>
      <w:r w:rsidR="00E27CC5" w:rsidRPr="00E9276B">
        <w:rPr>
          <w:lang w:eastAsia="de-DE"/>
        </w:rPr>
        <w:t>.</w:t>
      </w:r>
      <w:r w:rsidR="00351533" w:rsidRPr="00E9276B">
        <w:rPr>
          <w:lang w:eastAsia="de-DE"/>
        </w:rPr>
        <w:t xml:space="preserve"> </w:t>
      </w:r>
      <w:r w:rsidR="00054ED5" w:rsidRPr="00E9276B">
        <w:rPr>
          <w:lang w:eastAsia="de-DE"/>
        </w:rPr>
        <w:t xml:space="preserve">Eine detaillierte Vorstellung der </w:t>
      </w:r>
      <w:r w:rsidR="008609A7" w:rsidRPr="00E9276B">
        <w:rPr>
          <w:lang w:eastAsia="de-DE"/>
        </w:rPr>
        <w:t xml:space="preserve">Software soll das Verständnis für das Funktionsprinzip erhöhen. Dafür wird auf </w:t>
      </w:r>
      <w:r w:rsidR="00920144" w:rsidRPr="00E9276B">
        <w:rPr>
          <w:lang w:eastAsia="de-DE"/>
        </w:rPr>
        <w:t>die Programme, Softwaremo</w:t>
      </w:r>
      <w:r w:rsidR="00EF16B9" w:rsidRPr="00E9276B">
        <w:rPr>
          <w:lang w:eastAsia="de-DE"/>
        </w:rPr>
        <w:t>dule und die verwendete Datenbank für das System eingegangen</w:t>
      </w:r>
      <w:r w:rsidR="000D3351" w:rsidRPr="00E9276B">
        <w:rPr>
          <w:lang w:eastAsia="de-DE"/>
        </w:rPr>
        <w:t>.</w:t>
      </w:r>
    </w:p>
    <w:p w14:paraId="07C341B0" w14:textId="7E9DA312" w:rsidR="003903B3" w:rsidRPr="00E9276B" w:rsidRDefault="003903B3" w:rsidP="001A7F24">
      <w:pPr>
        <w:rPr>
          <w:lang w:eastAsia="de-DE"/>
        </w:rPr>
      </w:pPr>
      <w:r w:rsidRPr="00E9276B">
        <w:rPr>
          <w:lang w:eastAsia="de-DE"/>
        </w:rPr>
        <w:t xml:space="preserve">Anschließend folgt eine </w:t>
      </w:r>
      <w:r w:rsidR="00491B43" w:rsidRPr="00E9276B">
        <w:rPr>
          <w:lang w:eastAsia="de-DE"/>
        </w:rPr>
        <w:t>Vorstellung des</w:t>
      </w:r>
      <w:r w:rsidR="006950F1" w:rsidRPr="00E9276B">
        <w:rPr>
          <w:lang w:eastAsia="de-DE"/>
        </w:rPr>
        <w:t xml:space="preserve"> </w:t>
      </w:r>
      <w:r w:rsidR="00491B43" w:rsidRPr="00E9276B">
        <w:rPr>
          <w:lang w:eastAsia="de-DE"/>
        </w:rPr>
        <w:t>Prototyp</w:t>
      </w:r>
      <w:r w:rsidR="000C5603" w:rsidRPr="00E9276B">
        <w:rPr>
          <w:lang w:eastAsia="de-DE"/>
        </w:rPr>
        <w:t>s</w:t>
      </w:r>
      <w:r w:rsidR="00054308" w:rsidRPr="00E9276B">
        <w:rPr>
          <w:lang w:eastAsia="de-DE"/>
        </w:rPr>
        <w:t xml:space="preserve"> und eine Beschreibung der USPs des Produktes</w:t>
      </w:r>
      <w:r w:rsidR="005E6089" w:rsidRPr="00E9276B">
        <w:rPr>
          <w:lang w:eastAsia="de-DE"/>
        </w:rPr>
        <w:t xml:space="preserve">. Ein Ausblick </w:t>
      </w:r>
      <w:r w:rsidR="00384433" w:rsidRPr="00E9276B">
        <w:rPr>
          <w:lang w:eastAsia="de-DE"/>
        </w:rPr>
        <w:t xml:space="preserve">soll Entwicklungsmöglichkeiten des Systems </w:t>
      </w:r>
      <w:r w:rsidR="00AE2073" w:rsidRPr="00E9276B">
        <w:rPr>
          <w:lang w:eastAsia="de-DE"/>
        </w:rPr>
        <w:t>aufzeigen.</w:t>
      </w:r>
    </w:p>
    <w:p w14:paraId="5731D6FC" w14:textId="77777777" w:rsidR="001A7F24" w:rsidRPr="00E9276B" w:rsidRDefault="001A7F24" w:rsidP="001A7F24">
      <w:pPr>
        <w:rPr>
          <w:lang w:eastAsia="de-DE"/>
        </w:rPr>
      </w:pPr>
    </w:p>
    <w:p w14:paraId="323DA4A2" w14:textId="77777777" w:rsidR="006E022B" w:rsidRPr="00E9276B" w:rsidRDefault="006E022B">
      <w:pPr>
        <w:rPr>
          <w:rFonts w:eastAsiaTheme="majorEastAsia" w:cstheme="majorBidi"/>
          <w:color w:val="2F5496" w:themeColor="accent1" w:themeShade="BF"/>
          <w:sz w:val="32"/>
          <w:szCs w:val="32"/>
          <w:lang w:eastAsia="de-DE"/>
        </w:rPr>
      </w:pPr>
      <w:r w:rsidRPr="00E9276B">
        <w:br w:type="page"/>
      </w:r>
    </w:p>
    <w:p w14:paraId="3B4737C7" w14:textId="512E3612" w:rsidR="001A7F24" w:rsidRPr="00E9276B" w:rsidRDefault="001A7F24" w:rsidP="001A7F24">
      <w:pPr>
        <w:pStyle w:val="berschrift1"/>
      </w:pPr>
      <w:bookmarkStart w:id="9" w:name="_Toc73274642"/>
      <w:r w:rsidRPr="00E9276B">
        <w:lastRenderedPageBreak/>
        <w:t xml:space="preserve">2  </w:t>
      </w:r>
      <w:r w:rsidR="003A0BA9" w:rsidRPr="00E9276B">
        <w:t xml:space="preserve">  </w:t>
      </w:r>
      <w:r w:rsidR="008572B0" w:rsidRPr="00E9276B">
        <w:t>Projekt</w:t>
      </w:r>
      <w:r w:rsidR="00DC3531" w:rsidRPr="00E9276B">
        <w:t>komponenten</w:t>
      </w:r>
      <w:bookmarkEnd w:id="9"/>
    </w:p>
    <w:p w14:paraId="50C4935F" w14:textId="3A1F2B3D" w:rsidR="003A0BA9" w:rsidRPr="00E9276B" w:rsidRDefault="00A81506" w:rsidP="00FD6346">
      <w:pPr>
        <w:tabs>
          <w:tab w:val="left" w:pos="2248"/>
        </w:tabs>
        <w:rPr>
          <w:lang w:eastAsia="de-DE"/>
        </w:rPr>
      </w:pPr>
      <w:r w:rsidRPr="00E9276B">
        <w:rPr>
          <w:lang w:eastAsia="de-DE"/>
        </w:rPr>
        <w:t>In</w:t>
      </w:r>
      <w:r w:rsidR="00BC1CEC" w:rsidRPr="00E9276B">
        <w:rPr>
          <w:lang w:eastAsia="de-DE"/>
        </w:rPr>
        <w:t xml:space="preserve"> </w:t>
      </w:r>
      <w:r w:rsidR="00D95600" w:rsidRPr="00E9276B">
        <w:rPr>
          <w:lang w:eastAsia="de-DE"/>
        </w:rPr>
        <w:t>diesem Kapitel</w:t>
      </w:r>
      <w:r w:rsidR="00512367" w:rsidRPr="00E9276B">
        <w:rPr>
          <w:lang w:eastAsia="de-DE"/>
        </w:rPr>
        <w:t xml:space="preserve"> </w:t>
      </w:r>
      <w:r w:rsidR="00AF0FFF" w:rsidRPr="00E9276B">
        <w:rPr>
          <w:lang w:eastAsia="de-DE"/>
        </w:rPr>
        <w:t>w</w:t>
      </w:r>
      <w:r w:rsidR="00D40CA8" w:rsidRPr="00E9276B">
        <w:rPr>
          <w:lang w:eastAsia="de-DE"/>
        </w:rPr>
        <w:t>erden die</w:t>
      </w:r>
      <w:r w:rsidR="005F43C9" w:rsidRPr="00E9276B">
        <w:rPr>
          <w:lang w:eastAsia="de-DE"/>
        </w:rPr>
        <w:t xml:space="preserve"> </w:t>
      </w:r>
      <w:r w:rsidR="00E052F1" w:rsidRPr="00E9276B">
        <w:rPr>
          <w:lang w:eastAsia="de-DE"/>
        </w:rPr>
        <w:t>einzelne</w:t>
      </w:r>
      <w:r w:rsidR="005F43C9" w:rsidRPr="00E9276B">
        <w:rPr>
          <w:lang w:eastAsia="de-DE"/>
        </w:rPr>
        <w:t>n</w:t>
      </w:r>
      <w:r w:rsidR="00E052F1" w:rsidRPr="00E9276B">
        <w:rPr>
          <w:lang w:eastAsia="de-DE"/>
        </w:rPr>
        <w:t xml:space="preserve"> Komponenten </w:t>
      </w:r>
      <w:r w:rsidR="00FB0A55" w:rsidRPr="00E9276B">
        <w:rPr>
          <w:lang w:eastAsia="de-DE"/>
        </w:rPr>
        <w:t>beschrieben</w:t>
      </w:r>
      <w:r w:rsidRPr="00E9276B">
        <w:rPr>
          <w:lang w:eastAsia="de-DE"/>
        </w:rPr>
        <w:t xml:space="preserve">. </w:t>
      </w:r>
      <w:r w:rsidR="00A23530" w:rsidRPr="00E9276B">
        <w:rPr>
          <w:lang w:eastAsia="de-DE"/>
        </w:rPr>
        <w:t xml:space="preserve">Dabei wird </w:t>
      </w:r>
      <w:r w:rsidR="00DB5A59" w:rsidRPr="00E9276B">
        <w:rPr>
          <w:lang w:eastAsia="de-DE"/>
        </w:rPr>
        <w:t>zuerst</w:t>
      </w:r>
      <w:r w:rsidR="00A23530" w:rsidRPr="00E9276B">
        <w:rPr>
          <w:lang w:eastAsia="de-DE"/>
        </w:rPr>
        <w:t xml:space="preserve"> auf die</w:t>
      </w:r>
      <w:r w:rsidR="00D40CA8" w:rsidRPr="00E9276B">
        <w:rPr>
          <w:lang w:eastAsia="de-DE"/>
        </w:rPr>
        <w:t>, zur Umsetzung unseres Projektes</w:t>
      </w:r>
      <w:r w:rsidR="00DB5A59" w:rsidRPr="00E9276B">
        <w:rPr>
          <w:lang w:eastAsia="de-DE"/>
        </w:rPr>
        <w:t>,</w:t>
      </w:r>
      <w:r w:rsidR="00D40CA8" w:rsidRPr="00E9276B">
        <w:rPr>
          <w:lang w:eastAsia="de-DE"/>
        </w:rPr>
        <w:t xml:space="preserve"> notwendige </w:t>
      </w:r>
      <w:r w:rsidR="00A23530" w:rsidRPr="00E9276B">
        <w:rPr>
          <w:lang w:eastAsia="de-DE"/>
        </w:rPr>
        <w:t xml:space="preserve">Hardware </w:t>
      </w:r>
      <w:r w:rsidR="00DB5A59" w:rsidRPr="00E9276B">
        <w:rPr>
          <w:lang w:eastAsia="de-DE"/>
        </w:rPr>
        <w:t>und später auf die verwendete</w:t>
      </w:r>
      <w:r w:rsidR="00A23530" w:rsidRPr="00E9276B">
        <w:rPr>
          <w:lang w:eastAsia="de-DE"/>
        </w:rPr>
        <w:t xml:space="preserve"> </w:t>
      </w:r>
      <w:r w:rsidR="0067429E" w:rsidRPr="00E9276B">
        <w:rPr>
          <w:lang w:eastAsia="de-DE"/>
        </w:rPr>
        <w:t>Software eingegangen.</w:t>
      </w:r>
    </w:p>
    <w:p w14:paraId="5B613ABA" w14:textId="58CA97D4" w:rsidR="002352DE" w:rsidRPr="00E9276B" w:rsidRDefault="002352DE">
      <w:pPr>
        <w:spacing w:line="259" w:lineRule="auto"/>
        <w:jc w:val="left"/>
        <w:rPr>
          <w:lang w:eastAsia="de-DE"/>
        </w:rPr>
      </w:pPr>
    </w:p>
    <w:p w14:paraId="3E37D506" w14:textId="55FA39D0" w:rsidR="003A0BA9" w:rsidRPr="00E9276B" w:rsidRDefault="003A0BA9" w:rsidP="003A0BA9">
      <w:pPr>
        <w:pStyle w:val="berschrift2"/>
        <w:rPr>
          <w:lang w:eastAsia="de-DE"/>
        </w:rPr>
      </w:pPr>
      <w:bookmarkStart w:id="10" w:name="_Toc73274643"/>
      <w:r w:rsidRPr="00E9276B">
        <w:rPr>
          <w:lang w:eastAsia="de-DE"/>
        </w:rPr>
        <w:t>2.</w:t>
      </w:r>
      <w:r w:rsidR="002352DE" w:rsidRPr="00E9276B">
        <w:rPr>
          <w:lang w:eastAsia="de-DE"/>
        </w:rPr>
        <w:t>1</w:t>
      </w:r>
      <w:r w:rsidRPr="00E9276B">
        <w:rPr>
          <w:lang w:eastAsia="de-DE"/>
        </w:rPr>
        <w:t xml:space="preserve"> Hardware</w:t>
      </w:r>
      <w:bookmarkEnd w:id="10"/>
    </w:p>
    <w:p w14:paraId="6CEE8E52" w14:textId="6443B628" w:rsidR="004620C1" w:rsidRPr="00E9276B" w:rsidRDefault="00B4702B" w:rsidP="004620C1">
      <w:pPr>
        <w:rPr>
          <w:lang w:eastAsia="de-DE"/>
        </w:rPr>
      </w:pPr>
      <w:r w:rsidRPr="00E9276B">
        <w:rPr>
          <w:lang w:eastAsia="de-DE"/>
        </w:rPr>
        <w:t>In diesem Unterkapitel werden die bereits</w:t>
      </w:r>
      <w:r w:rsidR="009E4DA2" w:rsidRPr="00E9276B">
        <w:rPr>
          <w:lang w:eastAsia="de-DE"/>
        </w:rPr>
        <w:t xml:space="preserve"> genannten Hardwarekomponenten und </w:t>
      </w:r>
      <w:r w:rsidR="00956370" w:rsidRPr="00E9276B">
        <w:rPr>
          <w:lang w:eastAsia="de-DE"/>
        </w:rPr>
        <w:t>ihre Zusatz</w:t>
      </w:r>
      <w:r w:rsidR="007236DC" w:rsidRPr="00E9276B">
        <w:rPr>
          <w:lang w:eastAsia="de-DE"/>
        </w:rPr>
        <w:t xml:space="preserve">komponenten beschrieben. </w:t>
      </w:r>
      <w:r w:rsidR="008A6545" w:rsidRPr="00E9276B">
        <w:rPr>
          <w:lang w:eastAsia="de-DE"/>
        </w:rPr>
        <w:t xml:space="preserve">Neben </w:t>
      </w:r>
      <w:r w:rsidR="004D5976" w:rsidRPr="00E9276B">
        <w:rPr>
          <w:lang w:eastAsia="de-DE"/>
        </w:rPr>
        <w:t xml:space="preserve">den vorgestellten Komponenten </w:t>
      </w:r>
      <w:r w:rsidR="00212D22" w:rsidRPr="00E9276B">
        <w:rPr>
          <w:lang w:eastAsia="de-DE"/>
        </w:rPr>
        <w:t>kommen</w:t>
      </w:r>
      <w:r w:rsidR="004D5976" w:rsidRPr="00E9276B">
        <w:rPr>
          <w:lang w:eastAsia="de-DE"/>
        </w:rPr>
        <w:t xml:space="preserve"> </w:t>
      </w:r>
      <w:r w:rsidR="00EC72CF" w:rsidRPr="00E9276B">
        <w:rPr>
          <w:lang w:eastAsia="de-DE"/>
        </w:rPr>
        <w:t>Jumper Wire</w:t>
      </w:r>
      <w:r w:rsidR="00CF01C8" w:rsidRPr="00E9276B">
        <w:rPr>
          <w:lang w:eastAsia="de-DE"/>
        </w:rPr>
        <w:t>,</w:t>
      </w:r>
      <w:r w:rsidR="00EC72CF" w:rsidRPr="00E9276B">
        <w:rPr>
          <w:lang w:eastAsia="de-DE"/>
        </w:rPr>
        <w:t xml:space="preserve"> </w:t>
      </w:r>
      <w:r w:rsidR="00C4565C" w:rsidRPr="00E9276B">
        <w:rPr>
          <w:lang w:eastAsia="de-DE"/>
        </w:rPr>
        <w:t xml:space="preserve">Widerstände und </w:t>
      </w:r>
      <w:r w:rsidR="00EC72CF" w:rsidRPr="00E9276B">
        <w:rPr>
          <w:lang w:eastAsia="de-DE"/>
        </w:rPr>
        <w:t xml:space="preserve">ein </w:t>
      </w:r>
      <w:proofErr w:type="spellStart"/>
      <w:r w:rsidR="00EC72CF" w:rsidRPr="00E9276B">
        <w:rPr>
          <w:lang w:eastAsia="de-DE"/>
        </w:rPr>
        <w:t>Breadboard</w:t>
      </w:r>
      <w:proofErr w:type="spellEnd"/>
      <w:r w:rsidR="00EC72CF" w:rsidRPr="00E9276B">
        <w:rPr>
          <w:lang w:eastAsia="de-DE"/>
        </w:rPr>
        <w:t xml:space="preserve"> </w:t>
      </w:r>
      <w:r w:rsidR="00B376CA" w:rsidRPr="00E9276B">
        <w:rPr>
          <w:lang w:eastAsia="de-DE"/>
        </w:rPr>
        <w:t>zum Einsatz, welche</w:t>
      </w:r>
      <w:r w:rsidR="00FD42E2" w:rsidRPr="00E9276B">
        <w:rPr>
          <w:lang w:eastAsia="de-DE"/>
        </w:rPr>
        <w:t xml:space="preserve"> aber nicht ausführlicher beschrieben werden. </w:t>
      </w:r>
    </w:p>
    <w:p w14:paraId="462A19DB" w14:textId="50A02895" w:rsidR="00967382" w:rsidRPr="00E9276B" w:rsidRDefault="00134E3E" w:rsidP="00967382">
      <w:pPr>
        <w:pStyle w:val="berschrift3"/>
        <w:rPr>
          <w:lang w:eastAsia="de-DE"/>
        </w:rPr>
      </w:pPr>
      <w:bookmarkStart w:id="11" w:name="_Toc73274644"/>
      <w:r w:rsidRPr="00E9276B">
        <w:rPr>
          <w:lang w:eastAsia="de-DE"/>
        </w:rPr>
        <w:t>2.</w:t>
      </w:r>
      <w:r w:rsidR="00D40CA8" w:rsidRPr="00E9276B">
        <w:rPr>
          <w:lang w:eastAsia="de-DE"/>
        </w:rPr>
        <w:t>1</w:t>
      </w:r>
      <w:r w:rsidRPr="00E9276B">
        <w:rPr>
          <w:lang w:eastAsia="de-DE"/>
        </w:rPr>
        <w:t>.1 Raspberry Pi</w:t>
      </w:r>
      <w:bookmarkEnd w:id="11"/>
      <w:r w:rsidRPr="00E9276B">
        <w:rPr>
          <w:lang w:eastAsia="de-DE"/>
        </w:rPr>
        <w:t xml:space="preserve"> </w:t>
      </w:r>
    </w:p>
    <w:p w14:paraId="7376D08F" w14:textId="437ADE2F" w:rsidR="0002421C" w:rsidRPr="00E9276B" w:rsidRDefault="00CA429B" w:rsidP="0002421C">
      <w:pPr>
        <w:rPr>
          <w:lang w:eastAsia="de-DE"/>
        </w:rPr>
      </w:pPr>
      <w:r w:rsidRPr="00E9276B">
        <w:rPr>
          <w:noProof/>
          <w:lang w:eastAsia="de-DE"/>
        </w:rPr>
        <mc:AlternateContent>
          <mc:Choice Requires="wpg">
            <w:drawing>
              <wp:anchor distT="0" distB="0" distL="114300" distR="114300" simplePos="0" relativeHeight="251658243" behindDoc="0" locked="0" layoutInCell="1" allowOverlap="1" wp14:anchorId="355FB4C3" wp14:editId="0120017C">
                <wp:simplePos x="0" y="0"/>
                <wp:positionH relativeFrom="column">
                  <wp:posOffset>744220</wp:posOffset>
                </wp:positionH>
                <wp:positionV relativeFrom="paragraph">
                  <wp:posOffset>1897581</wp:posOffset>
                </wp:positionV>
                <wp:extent cx="4106545" cy="3154045"/>
                <wp:effectExtent l="0" t="0" r="8255" b="8255"/>
                <wp:wrapTopAndBottom/>
                <wp:docPr id="29" name="Gruppieren 29"/>
                <wp:cNvGraphicFramePr/>
                <a:graphic xmlns:a="http://schemas.openxmlformats.org/drawingml/2006/main">
                  <a:graphicData uri="http://schemas.microsoft.com/office/word/2010/wordprocessingGroup">
                    <wpg:wgp>
                      <wpg:cNvGrpSpPr/>
                      <wpg:grpSpPr>
                        <a:xfrm>
                          <a:off x="0" y="0"/>
                          <a:ext cx="4106545" cy="3154045"/>
                          <a:chOff x="0" y="0"/>
                          <a:chExt cx="4106545" cy="3154045"/>
                        </a:xfrm>
                      </wpg:grpSpPr>
                      <pic:pic xmlns:pic="http://schemas.openxmlformats.org/drawingml/2006/picture">
                        <pic:nvPicPr>
                          <pic:cNvPr id="30" name="Grafik 1"/>
                          <pic:cNvPicPr>
                            <a:picLocks noChangeAspect="1"/>
                          </pic:cNvPicPr>
                        </pic:nvPicPr>
                        <pic:blipFill rotWithShape="1">
                          <a:blip r:embed="rId17" cstate="print">
                            <a:extLst>
                              <a:ext uri="{28A0092B-C50C-407E-A947-70E740481C1C}">
                                <a14:useLocalDpi xmlns:a14="http://schemas.microsoft.com/office/drawing/2010/main" val="0"/>
                              </a:ext>
                            </a:extLst>
                          </a:blip>
                          <a:srcRect t="19077" b="11863"/>
                          <a:stretch/>
                        </pic:blipFill>
                        <pic:spPr bwMode="auto">
                          <a:xfrm>
                            <a:off x="0" y="0"/>
                            <a:ext cx="4106545" cy="2835910"/>
                          </a:xfrm>
                          <a:prstGeom prst="rect">
                            <a:avLst/>
                          </a:prstGeom>
                          <a:noFill/>
                          <a:ln>
                            <a:noFill/>
                          </a:ln>
                          <a:extLst>
                            <a:ext uri="{53640926-AAD7-44D8-BBD7-CCE9431645EC}">
                              <a14:shadowObscured xmlns:a14="http://schemas.microsoft.com/office/drawing/2010/main"/>
                            </a:ext>
                          </a:extLst>
                        </pic:spPr>
                      </pic:pic>
                      <wps:wsp>
                        <wps:cNvPr id="31" name="Textfeld 2"/>
                        <wps:cNvSpPr txBox="1"/>
                        <wps:spPr>
                          <a:xfrm>
                            <a:off x="0" y="2895600"/>
                            <a:ext cx="4106545" cy="258445"/>
                          </a:xfrm>
                          <a:prstGeom prst="rect">
                            <a:avLst/>
                          </a:prstGeom>
                          <a:solidFill>
                            <a:prstClr val="white"/>
                          </a:solidFill>
                          <a:ln>
                            <a:noFill/>
                          </a:ln>
                        </wps:spPr>
                        <wps:txbx>
                          <w:txbxContent>
                            <w:p w14:paraId="38C9AABB" w14:textId="7D77F5A9" w:rsidR="00CA429B" w:rsidRPr="00EF34CF" w:rsidRDefault="00CA429B" w:rsidP="00CA429B">
                              <w:pPr>
                                <w:pStyle w:val="Beschriftung"/>
                                <w:rPr>
                                  <w:noProof/>
                                  <w:sz w:val="24"/>
                                </w:rPr>
                              </w:pPr>
                              <w:bookmarkStart w:id="12" w:name="_Toc73140997"/>
                              <w:r>
                                <w:t xml:space="preserve">Abbildung </w:t>
                              </w:r>
                              <w:r>
                                <w:fldChar w:fldCharType="begin"/>
                              </w:r>
                              <w:r>
                                <w:instrText>SEQ Abbildung \* ARABIC</w:instrText>
                              </w:r>
                              <w:r>
                                <w:fldChar w:fldCharType="separate"/>
                              </w:r>
                              <w:r w:rsidR="00765B68">
                                <w:rPr>
                                  <w:noProof/>
                                </w:rPr>
                                <w:t>1</w:t>
                              </w:r>
                              <w:r>
                                <w:fldChar w:fldCharType="end"/>
                              </w:r>
                              <w:r>
                                <w:t>: Raspberry 3 B+</w:t>
                              </w:r>
                              <w:r w:rsidR="008A27DA">
                                <w:t xml:space="preserve"> </w:t>
                              </w:r>
                              <w:r w:rsidR="00D00025">
                                <w:t>(Quelle: raspberrypi.org</w:t>
                              </w:r>
                              <w:r w:rsidR="00B45428">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5FB4C3" id="Gruppieren 29" o:spid="_x0000_s1026" style="position:absolute;left:0;text-align:left;margin-left:58.6pt;margin-top:149.4pt;width:323.35pt;height:248.35pt;z-index:251658243" coordsize="41065,3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1065;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">
                  <v:imagedata r:id="rId18" o:title="" croptop="12502f" cropbottom="7775f"/>
                </v:shape>
                <v:shapetype id="_x0000_t202" coordsize="21600,21600" o:spt="202" path="m,l,21600r21600,l21600,xe">
                  <v:stroke joinstyle="miter"/>
                  <v:path gradientshapeok="t" o:connecttype="rect"/>
                </v:shapetype>
                <v:shape id="Textfeld 2" o:spid="_x0000_s1028" type="#_x0000_t202" style="position:absolute;top:28956;width:410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8C9AABB" w14:textId="7D77F5A9" w:rsidR="00CA429B" w:rsidRPr="00EF34CF" w:rsidRDefault="00CA429B" w:rsidP="00CA429B">
                        <w:pPr>
                          <w:pStyle w:val="Beschriftung"/>
                          <w:rPr>
                            <w:noProof/>
                            <w:sz w:val="24"/>
                          </w:rPr>
                        </w:pPr>
                        <w:bookmarkStart w:id="13" w:name="_Toc73140997"/>
                        <w:r>
                          <w:t xml:space="preserve">Abbildung </w:t>
                        </w:r>
                        <w:r>
                          <w:fldChar w:fldCharType="begin"/>
                        </w:r>
                        <w:r>
                          <w:instrText>SEQ Abbildung \* ARABIC</w:instrText>
                        </w:r>
                        <w:r>
                          <w:fldChar w:fldCharType="separate"/>
                        </w:r>
                        <w:r w:rsidR="00765B68">
                          <w:rPr>
                            <w:noProof/>
                          </w:rPr>
                          <w:t>1</w:t>
                        </w:r>
                        <w:r>
                          <w:fldChar w:fldCharType="end"/>
                        </w:r>
                        <w:r>
                          <w:t>: Raspberry 3 B+</w:t>
                        </w:r>
                        <w:r w:rsidR="008A27DA">
                          <w:t xml:space="preserve"> </w:t>
                        </w:r>
                        <w:r w:rsidR="00D00025">
                          <w:t>(Quelle: raspberrypi.org</w:t>
                        </w:r>
                        <w:r w:rsidR="00B45428">
                          <w:t>)</w:t>
                        </w:r>
                        <w:bookmarkEnd w:id="13"/>
                      </w:p>
                    </w:txbxContent>
                  </v:textbox>
                </v:shape>
                <w10:wrap type="topAndBottom"/>
              </v:group>
            </w:pict>
          </mc:Fallback>
        </mc:AlternateContent>
      </w:r>
      <w:r w:rsidR="00F74763" w:rsidRPr="00E9276B">
        <w:rPr>
          <w:lang w:eastAsia="de-DE"/>
        </w:rPr>
        <w:t>Der Raspberry Pi ist</w:t>
      </w:r>
      <w:r w:rsidR="00C600DD" w:rsidRPr="00E9276B">
        <w:rPr>
          <w:lang w:eastAsia="de-DE"/>
        </w:rPr>
        <w:t>,</w:t>
      </w:r>
      <w:r w:rsidR="00F74763" w:rsidRPr="00E9276B">
        <w:rPr>
          <w:lang w:eastAsia="de-DE"/>
        </w:rPr>
        <w:t xml:space="preserve"> wie bereits</w:t>
      </w:r>
      <w:r w:rsidR="00A35F8C" w:rsidRPr="00E9276B">
        <w:rPr>
          <w:lang w:eastAsia="de-DE"/>
        </w:rPr>
        <w:t xml:space="preserve"> beschrieben</w:t>
      </w:r>
      <w:r w:rsidR="00C600DD" w:rsidRPr="00E9276B">
        <w:rPr>
          <w:lang w:eastAsia="de-DE"/>
        </w:rPr>
        <w:t>,</w:t>
      </w:r>
      <w:r w:rsidR="00A35F8C" w:rsidRPr="00E9276B">
        <w:rPr>
          <w:lang w:eastAsia="de-DE"/>
        </w:rPr>
        <w:t xml:space="preserve"> ein</w:t>
      </w:r>
      <w:r w:rsidR="00C600DD" w:rsidRPr="00E9276B">
        <w:rPr>
          <w:lang w:eastAsia="de-DE"/>
        </w:rPr>
        <w:t xml:space="preserve"> Einplatinencomputer</w:t>
      </w:r>
      <w:r w:rsidR="005E6AA7" w:rsidRPr="00E9276B">
        <w:rPr>
          <w:lang w:eastAsia="de-DE"/>
        </w:rPr>
        <w:t xml:space="preserve">, </w:t>
      </w:r>
      <w:r w:rsidR="008A037B" w:rsidRPr="00E9276B">
        <w:rPr>
          <w:lang w:eastAsia="de-DE"/>
        </w:rPr>
        <w:t xml:space="preserve">welcher alle notwendigen Komponenten </w:t>
      </w:r>
      <w:r w:rsidR="00CC0B40" w:rsidRPr="00E9276B">
        <w:rPr>
          <w:lang w:eastAsia="de-DE"/>
        </w:rPr>
        <w:t xml:space="preserve">für ein vollständiges Computersystem </w:t>
      </w:r>
      <w:r w:rsidR="00E344CC" w:rsidRPr="00E9276B">
        <w:rPr>
          <w:lang w:eastAsia="de-DE"/>
        </w:rPr>
        <w:t>auf einer ungefähren Fläche einer Kreditkarte</w:t>
      </w:r>
      <w:r w:rsidR="00CC0B40" w:rsidRPr="00E9276B">
        <w:rPr>
          <w:lang w:eastAsia="de-DE"/>
        </w:rPr>
        <w:t xml:space="preserve"> </w:t>
      </w:r>
      <w:r w:rsidR="0064058A" w:rsidRPr="00E9276B">
        <w:rPr>
          <w:lang w:eastAsia="de-DE"/>
        </w:rPr>
        <w:t>enthält</w:t>
      </w:r>
      <w:r w:rsidR="00243B74" w:rsidRPr="00E9276B">
        <w:rPr>
          <w:lang w:eastAsia="de-DE"/>
        </w:rPr>
        <w:t xml:space="preserve"> </w:t>
      </w:r>
      <w:sdt>
        <w:sdtPr>
          <w:rPr>
            <w:lang w:eastAsia="de-DE"/>
          </w:rPr>
          <w:id w:val="-1548520703"/>
          <w:citation/>
        </w:sdtPr>
        <w:sdtEndPr/>
        <w:sdtContent>
          <w:r w:rsidR="0080740C" w:rsidRPr="00E9276B">
            <w:rPr>
              <w:lang w:eastAsia="de-DE"/>
            </w:rPr>
            <w:fldChar w:fldCharType="begin"/>
          </w:r>
          <w:r w:rsidR="0080740C" w:rsidRPr="00E9276B">
            <w:rPr>
              <w:lang w:eastAsia="de-DE"/>
            </w:rPr>
            <w:instrText xml:space="preserve"> CITATION Don21 \l 1031 </w:instrText>
          </w:r>
          <w:r w:rsidR="0080740C" w:rsidRPr="00E9276B">
            <w:rPr>
              <w:lang w:eastAsia="de-DE"/>
            </w:rPr>
            <w:fldChar w:fldCharType="separate"/>
          </w:r>
          <w:r w:rsidR="00E01491" w:rsidRPr="00E9276B">
            <w:rPr>
              <w:noProof/>
              <w:lang w:eastAsia="de-DE"/>
            </w:rPr>
            <w:t>(Donges, 2021)</w:t>
          </w:r>
          <w:r w:rsidR="0080740C" w:rsidRPr="00E9276B">
            <w:rPr>
              <w:lang w:eastAsia="de-DE"/>
            </w:rPr>
            <w:fldChar w:fldCharType="end"/>
          </w:r>
        </w:sdtContent>
      </w:sdt>
      <w:r w:rsidR="00E344CC" w:rsidRPr="00E9276B">
        <w:rPr>
          <w:lang w:eastAsia="de-DE"/>
        </w:rPr>
        <w:t xml:space="preserve">. </w:t>
      </w:r>
      <w:r w:rsidR="0064058A" w:rsidRPr="00E9276B">
        <w:rPr>
          <w:lang w:eastAsia="de-DE"/>
        </w:rPr>
        <w:t xml:space="preserve"> </w:t>
      </w:r>
      <w:r w:rsidR="0056771A" w:rsidRPr="00E9276B">
        <w:rPr>
          <w:lang w:eastAsia="de-DE"/>
        </w:rPr>
        <w:t xml:space="preserve">Er ist in verschiedenen </w:t>
      </w:r>
      <w:r w:rsidR="00B21148" w:rsidRPr="00E9276B">
        <w:rPr>
          <w:lang w:eastAsia="de-DE"/>
        </w:rPr>
        <w:t>Generationen verfügbar</w:t>
      </w:r>
      <w:r w:rsidR="00C60245" w:rsidRPr="00E9276B">
        <w:rPr>
          <w:lang w:eastAsia="de-DE"/>
        </w:rPr>
        <w:t xml:space="preserve">. In diesem Projekt wird der Raspberry Pi 3 B+ </w:t>
      </w:r>
      <w:r w:rsidR="00FF393A" w:rsidRPr="00E9276B">
        <w:rPr>
          <w:lang w:eastAsia="de-DE"/>
        </w:rPr>
        <w:t>verwendet</w:t>
      </w:r>
      <w:r w:rsidR="00BC45F8" w:rsidRPr="00E9276B">
        <w:rPr>
          <w:lang w:eastAsia="de-DE"/>
        </w:rPr>
        <w:t>,</w:t>
      </w:r>
      <w:r w:rsidR="00DE16C2" w:rsidRPr="00E9276B">
        <w:rPr>
          <w:lang w:eastAsia="de-DE"/>
        </w:rPr>
        <w:t xml:space="preserve"> </w:t>
      </w:r>
      <w:r w:rsidR="00BC45F8" w:rsidRPr="00E9276B">
        <w:rPr>
          <w:lang w:eastAsia="de-DE"/>
        </w:rPr>
        <w:t>welcher</w:t>
      </w:r>
      <w:r w:rsidR="00544996" w:rsidRPr="00E9276B">
        <w:rPr>
          <w:lang w:eastAsia="de-DE"/>
        </w:rPr>
        <w:t xml:space="preserve"> einen </w:t>
      </w:r>
      <w:r w:rsidR="00432726" w:rsidRPr="00E9276B">
        <w:rPr>
          <w:lang w:eastAsia="de-DE"/>
        </w:rPr>
        <w:t>64 Bit</w:t>
      </w:r>
      <w:r w:rsidR="00544996" w:rsidRPr="00E9276B">
        <w:rPr>
          <w:lang w:eastAsia="de-DE"/>
        </w:rPr>
        <w:t xml:space="preserve"> Quad-Core-Prozessor </w:t>
      </w:r>
      <w:r w:rsidR="006D4A30" w:rsidRPr="00E9276B">
        <w:rPr>
          <w:lang w:eastAsia="de-DE"/>
        </w:rPr>
        <w:t>mit 1,4 G</w:t>
      </w:r>
      <w:r w:rsidR="006A10E3" w:rsidRPr="00E9276B">
        <w:rPr>
          <w:lang w:eastAsia="de-DE"/>
        </w:rPr>
        <w:t>Hz</w:t>
      </w:r>
      <w:r w:rsidR="000663BA" w:rsidRPr="00E9276B">
        <w:rPr>
          <w:lang w:eastAsia="de-DE"/>
        </w:rPr>
        <w:t xml:space="preserve">, sowie </w:t>
      </w:r>
      <w:r w:rsidR="00F750E3" w:rsidRPr="00E9276B">
        <w:rPr>
          <w:lang w:eastAsia="de-DE"/>
        </w:rPr>
        <w:t>einen Arbeitsspeicher von 1GB</w:t>
      </w:r>
      <w:r w:rsidR="00BC45F8" w:rsidRPr="00E9276B">
        <w:rPr>
          <w:lang w:eastAsia="de-DE"/>
        </w:rPr>
        <w:t xml:space="preserve"> besitzt</w:t>
      </w:r>
      <w:r w:rsidR="00E56FCD" w:rsidRPr="00E9276B">
        <w:rPr>
          <w:lang w:eastAsia="de-DE"/>
        </w:rPr>
        <w:t xml:space="preserve"> (siehe Anhang A</w:t>
      </w:r>
      <w:r w:rsidR="00F3287C" w:rsidRPr="00E9276B">
        <w:rPr>
          <w:lang w:eastAsia="de-DE"/>
        </w:rPr>
        <w:t>.1</w:t>
      </w:r>
      <w:r w:rsidR="00E56FCD" w:rsidRPr="00E9276B">
        <w:rPr>
          <w:lang w:eastAsia="de-DE"/>
        </w:rPr>
        <w:t>)</w:t>
      </w:r>
      <w:r w:rsidR="00F750E3" w:rsidRPr="00E9276B">
        <w:rPr>
          <w:lang w:eastAsia="de-DE"/>
        </w:rPr>
        <w:t xml:space="preserve">. </w:t>
      </w:r>
      <w:r w:rsidR="004F679E" w:rsidRPr="00E9276B">
        <w:rPr>
          <w:lang w:eastAsia="de-DE"/>
        </w:rPr>
        <w:t xml:space="preserve"> </w:t>
      </w:r>
      <w:r w:rsidR="00BD6EA5" w:rsidRPr="00E9276B">
        <w:rPr>
          <w:lang w:eastAsia="de-DE"/>
        </w:rPr>
        <w:t>Des Weiteren ist er</w:t>
      </w:r>
      <w:r w:rsidR="00217C3B" w:rsidRPr="00E9276B">
        <w:rPr>
          <w:lang w:eastAsia="de-DE"/>
        </w:rPr>
        <w:t xml:space="preserve"> WLAN- und </w:t>
      </w:r>
      <w:r w:rsidR="00983DAE" w:rsidRPr="00E9276B">
        <w:rPr>
          <w:lang w:eastAsia="de-DE"/>
        </w:rPr>
        <w:t>Bluetooth-fähig</w:t>
      </w:r>
      <w:r w:rsidR="009A33C0" w:rsidRPr="00E9276B">
        <w:rPr>
          <w:lang w:eastAsia="de-DE"/>
        </w:rPr>
        <w:t>,</w:t>
      </w:r>
      <w:r w:rsidR="00983DAE" w:rsidRPr="00E9276B">
        <w:rPr>
          <w:lang w:eastAsia="de-DE"/>
        </w:rPr>
        <w:t xml:space="preserve"> verfügt über einen </w:t>
      </w:r>
      <w:r w:rsidR="009A33C0" w:rsidRPr="00E9276B">
        <w:rPr>
          <w:lang w:eastAsia="de-DE"/>
        </w:rPr>
        <w:t xml:space="preserve">AUX-Anschluss und einen </w:t>
      </w:r>
      <w:r w:rsidR="003C28F9" w:rsidRPr="00E9276B">
        <w:rPr>
          <w:lang w:eastAsia="de-DE"/>
        </w:rPr>
        <w:t>40-Pin-GPIO</w:t>
      </w:r>
      <w:r w:rsidR="00F04055" w:rsidRPr="00E9276B">
        <w:rPr>
          <w:lang w:eastAsia="de-DE"/>
        </w:rPr>
        <w:fldChar w:fldCharType="begin"/>
      </w:r>
      <w:r w:rsidR="00F04055" w:rsidRPr="00E9276B">
        <w:instrText xml:space="preserve"> XE "</w:instrText>
      </w:r>
      <w:r w:rsidR="00F04055" w:rsidRPr="00E9276B">
        <w:rPr>
          <w:lang w:eastAsia="de-DE"/>
        </w:rPr>
        <w:instrText>GPIO</w:instrText>
      </w:r>
      <w:r w:rsidR="00F04055" w:rsidRPr="00E9276B">
        <w:instrText xml:space="preserve">" \t "General purpose" </w:instrText>
      </w:r>
      <w:r w:rsidR="00F04055" w:rsidRPr="00E9276B">
        <w:rPr>
          <w:lang w:eastAsia="de-DE"/>
        </w:rPr>
        <w:fldChar w:fldCharType="end"/>
      </w:r>
      <w:r w:rsidR="003C28F9" w:rsidRPr="00E9276B">
        <w:rPr>
          <w:lang w:eastAsia="de-DE"/>
        </w:rPr>
        <w:t xml:space="preserve">-Header, </w:t>
      </w:r>
      <w:r w:rsidR="00C02D3D" w:rsidRPr="00E9276B">
        <w:rPr>
          <w:lang w:eastAsia="de-DE"/>
        </w:rPr>
        <w:t xml:space="preserve">welcher </w:t>
      </w:r>
      <w:r w:rsidR="00624B0D" w:rsidRPr="00E9276B">
        <w:rPr>
          <w:lang w:eastAsia="de-DE"/>
        </w:rPr>
        <w:t>zum Anschließen</w:t>
      </w:r>
      <w:r w:rsidR="00BA0F37" w:rsidRPr="00E9276B">
        <w:rPr>
          <w:lang w:eastAsia="de-DE"/>
        </w:rPr>
        <w:t xml:space="preserve"> der Sensoren benötigt wird. </w:t>
      </w:r>
    </w:p>
    <w:p w14:paraId="0C924680" w14:textId="1486EA67" w:rsidR="00B800C7" w:rsidRPr="00E9276B" w:rsidRDefault="00BB3F7F" w:rsidP="00561C18">
      <w:pPr>
        <w:pStyle w:val="berschrift3"/>
        <w:rPr>
          <w:lang w:eastAsia="de-DE"/>
        </w:rPr>
      </w:pPr>
      <w:bookmarkStart w:id="14" w:name="_Toc73274645"/>
      <w:r w:rsidRPr="00E9276B">
        <w:rPr>
          <w:lang w:eastAsia="de-DE"/>
        </w:rPr>
        <w:lastRenderedPageBreak/>
        <w:t>2.</w:t>
      </w:r>
      <w:r w:rsidR="00D40CA8" w:rsidRPr="00E9276B">
        <w:rPr>
          <w:lang w:eastAsia="de-DE"/>
        </w:rPr>
        <w:t>1</w:t>
      </w:r>
      <w:r w:rsidRPr="00E9276B">
        <w:rPr>
          <w:lang w:eastAsia="de-DE"/>
        </w:rPr>
        <w:t xml:space="preserve">.2 </w:t>
      </w:r>
      <w:r w:rsidR="00B800C7" w:rsidRPr="00E9276B">
        <w:rPr>
          <w:lang w:eastAsia="de-DE"/>
        </w:rPr>
        <w:t>Gassensor MQ</w:t>
      </w:r>
      <w:r w:rsidR="00B34828" w:rsidRPr="00E9276B">
        <w:rPr>
          <w:lang w:eastAsia="de-DE"/>
        </w:rPr>
        <w:t>-</w:t>
      </w:r>
      <w:r w:rsidR="00B800C7" w:rsidRPr="00E9276B">
        <w:rPr>
          <w:lang w:eastAsia="de-DE"/>
        </w:rPr>
        <w:t>2</w:t>
      </w:r>
      <w:bookmarkEnd w:id="14"/>
    </w:p>
    <w:p w14:paraId="4DCFB558" w14:textId="03518A17" w:rsidR="00B800C7" w:rsidRPr="00E9276B" w:rsidRDefault="00B34828" w:rsidP="00B800C7">
      <w:pPr>
        <w:rPr>
          <w:lang w:eastAsia="de-DE"/>
        </w:rPr>
      </w:pPr>
      <w:r w:rsidRPr="00E9276B">
        <w:rPr>
          <w:lang w:eastAsia="de-DE"/>
        </w:rPr>
        <w:t xml:space="preserve">Der MQ-2 ist ein Sensor, der die Konzentration von Gasen in der Luft erkennt. Er ist in der Lage verschiedene Gase wie Propan, Methan, Wasserstoff, Alkohol, Kohlenmonoxid und LPG zu erfassen. Da der Der MQ-2 diese Gase zwar erkennen, aber nicht unterscheiden kann, benutzt er ein Sensormaterial, dessen Widerstand sich bei unterschiedlichen Gaskonzentrationen ändert. Durch diese Widerstandsänderungen können die Gase </w:t>
      </w:r>
      <w:r w:rsidR="00354EDE" w:rsidRPr="00E9276B">
        <w:rPr>
          <w:noProof/>
          <w:lang w:eastAsia="de-DE"/>
        </w:rPr>
        <mc:AlternateContent>
          <mc:Choice Requires="wpg">
            <w:drawing>
              <wp:anchor distT="0" distB="0" distL="114300" distR="114300" simplePos="0" relativeHeight="251658244" behindDoc="0" locked="0" layoutInCell="1" allowOverlap="1" wp14:anchorId="4623E809" wp14:editId="386710A2">
                <wp:simplePos x="0" y="0"/>
                <wp:positionH relativeFrom="margin">
                  <wp:posOffset>1867468</wp:posOffset>
                </wp:positionH>
                <wp:positionV relativeFrom="paragraph">
                  <wp:posOffset>479826</wp:posOffset>
                </wp:positionV>
                <wp:extent cx="2630805" cy="1632954"/>
                <wp:effectExtent l="0" t="0" r="0" b="5715"/>
                <wp:wrapTopAndBottom/>
                <wp:docPr id="18" name="Gruppieren 18"/>
                <wp:cNvGraphicFramePr/>
                <a:graphic xmlns:a="http://schemas.openxmlformats.org/drawingml/2006/main">
                  <a:graphicData uri="http://schemas.microsoft.com/office/word/2010/wordprocessingGroup">
                    <wpg:wgp>
                      <wpg:cNvGrpSpPr/>
                      <wpg:grpSpPr>
                        <a:xfrm>
                          <a:off x="0" y="0"/>
                          <a:ext cx="2630805" cy="1632954"/>
                          <a:chOff x="-9467" y="1"/>
                          <a:chExt cx="3104530" cy="1889913"/>
                        </a:xfrm>
                      </wpg:grpSpPr>
                      <pic:pic xmlns:pic="http://schemas.openxmlformats.org/drawingml/2006/picture">
                        <pic:nvPicPr>
                          <pic:cNvPr id="13" name="Grafik 1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23052" y="1"/>
                            <a:ext cx="1609113" cy="1609114"/>
                          </a:xfrm>
                          <a:prstGeom prst="rect">
                            <a:avLst/>
                          </a:prstGeom>
                          <a:noFill/>
                          <a:ln>
                            <a:noFill/>
                          </a:ln>
                        </pic:spPr>
                      </pic:pic>
                      <wps:wsp>
                        <wps:cNvPr id="14" name="Textfeld 14"/>
                        <wps:cNvSpPr txBox="1"/>
                        <wps:spPr>
                          <a:xfrm>
                            <a:off x="-9467" y="1708117"/>
                            <a:ext cx="3104530" cy="181797"/>
                          </a:xfrm>
                          <a:prstGeom prst="rect">
                            <a:avLst/>
                          </a:prstGeom>
                          <a:solidFill>
                            <a:prstClr val="white"/>
                          </a:solidFill>
                          <a:ln>
                            <a:noFill/>
                          </a:ln>
                        </wps:spPr>
                        <wps:txbx>
                          <w:txbxContent>
                            <w:p w14:paraId="5C2B0B61" w14:textId="4D37566A" w:rsidR="004945D2" w:rsidRPr="005E68FB" w:rsidRDefault="004945D2" w:rsidP="004945D2">
                              <w:pPr>
                                <w:pStyle w:val="Beschriftung"/>
                                <w:rPr>
                                  <w:sz w:val="24"/>
                                </w:rPr>
                              </w:pPr>
                              <w:bookmarkStart w:id="15" w:name="_Toc73140998"/>
                              <w:r>
                                <w:t xml:space="preserve">Abbildung </w:t>
                              </w:r>
                              <w:r>
                                <w:fldChar w:fldCharType="begin"/>
                              </w:r>
                              <w:r>
                                <w:instrText>SEQ Abbildung \* ARABIC</w:instrText>
                              </w:r>
                              <w:r>
                                <w:fldChar w:fldCharType="separate"/>
                              </w:r>
                              <w:r w:rsidR="00765B68">
                                <w:rPr>
                                  <w:noProof/>
                                </w:rPr>
                                <w:t>2</w:t>
                              </w:r>
                              <w:r>
                                <w:fldChar w:fldCharType="end"/>
                              </w:r>
                              <w:r>
                                <w:t xml:space="preserve">: MQ-2 </w:t>
                              </w:r>
                              <w:r w:rsidR="00D00025">
                                <w:t>(</w:t>
                              </w:r>
                              <w:r w:rsidR="008466EC">
                                <w:t>Quelle</w:t>
                              </w:r>
                              <w:r w:rsidR="006D1B1E">
                                <w:t>: www.az-delivery.com</w:t>
                              </w:r>
                              <w:r w:rsidR="00D00025">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3E809" id="Gruppieren 18" o:spid="_x0000_s1029" style="position:absolute;left:0;text-align:left;margin-left:147.05pt;margin-top:37.8pt;width:207.15pt;height:128.6pt;z-index:251658244;mso-position-horizontal-relative:margin;mso-width-relative:margin;mso-height-relative:margin" coordorigin="-94" coordsize="31045,188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">
                <v:shape id="Grafik 13" o:spid="_x0000_s1030" type="#_x0000_t75" style="position:absolute;left:1230;width:16091;height:1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">
                  <v:imagedata r:id="rId20" o:title=""/>
                </v:shape>
                <v:shape id="Textfeld 14" o:spid="_x0000_s1031" type="#_x0000_t202" style="position:absolute;left:-94;top:17081;width:31044;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5C2B0B61" w14:textId="4D37566A" w:rsidR="004945D2" w:rsidRPr="005E68FB" w:rsidRDefault="004945D2" w:rsidP="004945D2">
                        <w:pPr>
                          <w:pStyle w:val="Beschriftung"/>
                          <w:rPr>
                            <w:sz w:val="24"/>
                          </w:rPr>
                        </w:pPr>
                        <w:bookmarkStart w:id="16" w:name="_Toc73140998"/>
                        <w:r>
                          <w:t xml:space="preserve">Abbildung </w:t>
                        </w:r>
                        <w:r>
                          <w:fldChar w:fldCharType="begin"/>
                        </w:r>
                        <w:r>
                          <w:instrText>SEQ Abbildung \* ARABIC</w:instrText>
                        </w:r>
                        <w:r>
                          <w:fldChar w:fldCharType="separate"/>
                        </w:r>
                        <w:r w:rsidR="00765B68">
                          <w:rPr>
                            <w:noProof/>
                          </w:rPr>
                          <w:t>2</w:t>
                        </w:r>
                        <w:r>
                          <w:fldChar w:fldCharType="end"/>
                        </w:r>
                        <w:r>
                          <w:t xml:space="preserve">: MQ-2 </w:t>
                        </w:r>
                        <w:r w:rsidR="00D00025">
                          <w:t>(</w:t>
                        </w:r>
                        <w:r w:rsidR="008466EC">
                          <w:t>Quelle</w:t>
                        </w:r>
                        <w:r w:rsidR="006D1B1E">
                          <w:t>: www.az-delivery.com</w:t>
                        </w:r>
                        <w:r w:rsidR="00D00025">
                          <w:t>)</w:t>
                        </w:r>
                        <w:bookmarkEnd w:id="16"/>
                      </w:p>
                    </w:txbxContent>
                  </v:textbox>
                </v:shape>
                <w10:wrap type="topAndBottom" anchorx="margin"/>
              </v:group>
            </w:pict>
          </mc:Fallback>
        </mc:AlternateContent>
      </w:r>
      <w:r w:rsidRPr="00E9276B">
        <w:rPr>
          <w:lang w:eastAsia="de-DE"/>
        </w:rPr>
        <w:t>unterschieden werden</w:t>
      </w:r>
      <w:r w:rsidR="004945D2" w:rsidRPr="00E9276B">
        <w:rPr>
          <w:lang w:eastAsia="de-DE"/>
        </w:rPr>
        <w:t xml:space="preserve"> </w:t>
      </w:r>
      <w:sdt>
        <w:sdtPr>
          <w:rPr>
            <w:lang w:eastAsia="de-DE"/>
          </w:rPr>
          <w:id w:val="1582722579"/>
          <w:citation/>
        </w:sdtPr>
        <w:sdtEndPr/>
        <w:sdtContent>
          <w:r w:rsidR="004945D2" w:rsidRPr="00E9276B">
            <w:rPr>
              <w:lang w:eastAsia="de-DE"/>
            </w:rPr>
            <w:fldChar w:fldCharType="begin"/>
          </w:r>
          <w:r w:rsidR="004945D2" w:rsidRPr="00E9276B">
            <w:rPr>
              <w:lang w:eastAsia="de-DE"/>
            </w:rPr>
            <w:instrText xml:space="preserve"> CITATION AZD21 \l 1031 </w:instrText>
          </w:r>
          <w:r w:rsidR="004945D2" w:rsidRPr="00E9276B">
            <w:rPr>
              <w:lang w:eastAsia="de-DE"/>
            </w:rPr>
            <w:fldChar w:fldCharType="separate"/>
          </w:r>
          <w:r w:rsidR="00E01491" w:rsidRPr="00E9276B">
            <w:rPr>
              <w:noProof/>
              <w:lang w:eastAsia="de-DE"/>
            </w:rPr>
            <w:t>(Horeyseck, 2021)</w:t>
          </w:r>
          <w:r w:rsidR="004945D2" w:rsidRPr="00E9276B">
            <w:rPr>
              <w:lang w:eastAsia="de-DE"/>
            </w:rPr>
            <w:fldChar w:fldCharType="end"/>
          </w:r>
        </w:sdtContent>
      </w:sdt>
      <w:r w:rsidRPr="00E9276B">
        <w:rPr>
          <w:lang w:eastAsia="de-DE"/>
        </w:rPr>
        <w:t xml:space="preserve">. </w:t>
      </w:r>
    </w:p>
    <w:p w14:paraId="73748F3F" w14:textId="423D8577" w:rsidR="00B34828" w:rsidRPr="00E9276B" w:rsidRDefault="00B34828" w:rsidP="00B800C7">
      <w:pPr>
        <w:rPr>
          <w:lang w:eastAsia="de-DE"/>
        </w:rPr>
      </w:pPr>
      <w:r w:rsidRPr="00E9276B">
        <w:rPr>
          <w:lang w:eastAsia="de-DE"/>
        </w:rPr>
        <w:t>Da der Raspberry Pi nicht in der Lage ist, die analogen Signale des Sensors zu lesen</w:t>
      </w:r>
      <w:r w:rsidR="00C04FB3" w:rsidRPr="00E9276B">
        <w:rPr>
          <w:lang w:eastAsia="de-DE"/>
        </w:rPr>
        <w:t xml:space="preserve"> </w:t>
      </w:r>
      <w:sdt>
        <w:sdtPr>
          <w:rPr>
            <w:lang w:eastAsia="de-DE"/>
          </w:rPr>
          <w:id w:val="1210925159"/>
          <w:citation/>
        </w:sdtPr>
        <w:sdtEndPr/>
        <w:sdtContent>
          <w:r w:rsidR="00C04FB3" w:rsidRPr="00E9276B">
            <w:rPr>
              <w:lang w:eastAsia="de-DE"/>
            </w:rPr>
            <w:fldChar w:fldCharType="begin"/>
          </w:r>
          <w:r w:rsidR="00C04FB3" w:rsidRPr="00E9276B">
            <w:rPr>
              <w:lang w:eastAsia="de-DE"/>
            </w:rPr>
            <w:instrText xml:space="preserve"> CITATION Ric15 \l 1031 </w:instrText>
          </w:r>
          <w:r w:rsidR="00C04FB3" w:rsidRPr="00E9276B">
            <w:rPr>
              <w:lang w:eastAsia="de-DE"/>
            </w:rPr>
            <w:fldChar w:fldCharType="separate"/>
          </w:r>
          <w:r w:rsidR="00E01491" w:rsidRPr="00E9276B">
            <w:rPr>
              <w:noProof/>
              <w:lang w:eastAsia="de-DE"/>
            </w:rPr>
            <w:t>(Richardson, et al., 2015)</w:t>
          </w:r>
          <w:r w:rsidR="00C04FB3" w:rsidRPr="00E9276B">
            <w:rPr>
              <w:lang w:eastAsia="de-DE"/>
            </w:rPr>
            <w:fldChar w:fldCharType="end"/>
          </w:r>
        </w:sdtContent>
      </w:sdt>
      <w:r w:rsidRPr="00E9276B">
        <w:rPr>
          <w:lang w:eastAsia="de-DE"/>
        </w:rPr>
        <w:t>, muss ein Analog-Digital-Wandler (ADC</w:t>
      </w:r>
      <w:r w:rsidR="004A04FF" w:rsidRPr="00E9276B">
        <w:rPr>
          <w:lang w:eastAsia="de-DE"/>
        </w:rPr>
        <w:fldChar w:fldCharType="begin"/>
      </w:r>
      <w:r w:rsidR="004A04FF" w:rsidRPr="00E9276B">
        <w:instrText xml:space="preserve"> XE "</w:instrText>
      </w:r>
      <w:r w:rsidR="004A04FF" w:rsidRPr="00E9276B">
        <w:rPr>
          <w:lang w:eastAsia="de-DE"/>
        </w:rPr>
        <w:instrText>ADC</w:instrText>
      </w:r>
      <w:r w:rsidR="004A04FF" w:rsidRPr="00E9276B">
        <w:instrText>" \t "</w:instrText>
      </w:r>
      <w:r w:rsidR="00F1591E" w:rsidRPr="00E9276B">
        <w:instrText>A</w:instrText>
      </w:r>
      <w:r w:rsidR="004A04FF" w:rsidRPr="00E9276B">
        <w:instrText xml:space="preserve">nalog-digital converter" </w:instrText>
      </w:r>
      <w:r w:rsidR="004A04FF" w:rsidRPr="00E9276B">
        <w:rPr>
          <w:lang w:eastAsia="de-DE"/>
        </w:rPr>
        <w:fldChar w:fldCharType="end"/>
      </w:r>
      <w:r w:rsidRPr="00E9276B">
        <w:rPr>
          <w:lang w:eastAsia="de-DE"/>
        </w:rPr>
        <w:t xml:space="preserve">) verwendet werden, der </w:t>
      </w:r>
      <w:r w:rsidR="004945D2" w:rsidRPr="00E9276B">
        <w:rPr>
          <w:lang w:eastAsia="de-DE"/>
        </w:rPr>
        <w:t xml:space="preserve">diese in digitale Werte umwandelt. </w:t>
      </w:r>
      <w:r w:rsidR="00354EDE" w:rsidRPr="00E9276B">
        <w:rPr>
          <w:lang w:eastAsia="de-DE"/>
        </w:rPr>
        <w:t xml:space="preserve">Hierfür wird der Wandler ADS1115 verwendet (siehe Abbildung </w:t>
      </w:r>
      <w:r w:rsidR="00343A23" w:rsidRPr="00E9276B">
        <w:rPr>
          <w:lang w:eastAsia="de-DE"/>
        </w:rPr>
        <w:t>3</w:t>
      </w:r>
      <w:r w:rsidR="00354EDE" w:rsidRPr="00E9276B">
        <w:rPr>
          <w:lang w:eastAsia="de-DE"/>
        </w:rPr>
        <w:t xml:space="preserve">). </w:t>
      </w:r>
    </w:p>
    <w:p w14:paraId="2C3565C0" w14:textId="18550718" w:rsidR="003A20D6" w:rsidRPr="00E9276B" w:rsidRDefault="00C92D58" w:rsidP="00B800C7">
      <w:pPr>
        <w:rPr>
          <w:lang w:eastAsia="de-DE"/>
        </w:rPr>
      </w:pPr>
      <w:r w:rsidRPr="00E9276B">
        <w:rPr>
          <w:lang w:eastAsia="de-DE"/>
        </w:rPr>
        <w:t>Zusätzlich wird noch ein Logikpegel-Wandler benötigt, der die 5V-Signale in 3,3V-Signale umwandelt</w:t>
      </w:r>
      <w:r w:rsidR="005F0ADA" w:rsidRPr="00E9276B">
        <w:rPr>
          <w:lang w:eastAsia="de-DE"/>
        </w:rPr>
        <w:t>,</w:t>
      </w:r>
      <w:r w:rsidRPr="00E9276B">
        <w:rPr>
          <w:lang w:eastAsia="de-DE"/>
        </w:rPr>
        <w:t xml:space="preserve"> da</w:t>
      </w:r>
      <w:r w:rsidR="003A20D6" w:rsidRPr="00E9276B">
        <w:rPr>
          <w:lang w:eastAsia="de-DE"/>
        </w:rPr>
        <w:t xml:space="preserve"> die</w:t>
      </w:r>
      <w:r w:rsidR="00354EDE" w:rsidRPr="00E9276B">
        <w:rPr>
          <w:lang w:eastAsia="de-DE"/>
        </w:rPr>
        <w:t xml:space="preserve"> GPIOs des Raspberry Pis die 5V-Spannung </w:t>
      </w:r>
      <w:r w:rsidR="003A20D6" w:rsidRPr="00E9276B">
        <w:rPr>
          <w:lang w:eastAsia="de-DE"/>
        </w:rPr>
        <w:t>des Sensors nicht verarbeiten können</w:t>
      </w:r>
      <w:r w:rsidR="009B2ACC" w:rsidRPr="00E9276B">
        <w:rPr>
          <w:lang w:eastAsia="de-DE"/>
        </w:rPr>
        <w:t xml:space="preserve"> </w:t>
      </w:r>
      <w:sdt>
        <w:sdtPr>
          <w:rPr>
            <w:lang w:eastAsia="de-DE"/>
          </w:rPr>
          <w:id w:val="1494759979"/>
          <w:citation/>
        </w:sdtPr>
        <w:sdtEndPr/>
        <w:sdtContent>
          <w:r w:rsidR="009B2ACC" w:rsidRPr="00E9276B">
            <w:rPr>
              <w:lang w:eastAsia="de-DE"/>
            </w:rPr>
            <w:fldChar w:fldCharType="begin"/>
          </w:r>
          <w:r w:rsidR="009B2ACC" w:rsidRPr="00E9276B">
            <w:rPr>
              <w:lang w:eastAsia="de-DE"/>
            </w:rPr>
            <w:instrText xml:space="preserve"> CITATION Ric15 \l 1031 </w:instrText>
          </w:r>
          <w:r w:rsidR="009B2ACC" w:rsidRPr="00E9276B">
            <w:rPr>
              <w:lang w:eastAsia="de-DE"/>
            </w:rPr>
            <w:fldChar w:fldCharType="separate"/>
          </w:r>
          <w:r w:rsidR="00E01491" w:rsidRPr="00E9276B">
            <w:rPr>
              <w:noProof/>
              <w:lang w:eastAsia="de-DE"/>
            </w:rPr>
            <w:t>(Richardson, et al., 2015)</w:t>
          </w:r>
          <w:r w:rsidR="009B2ACC" w:rsidRPr="00E9276B">
            <w:rPr>
              <w:lang w:eastAsia="de-DE"/>
            </w:rPr>
            <w:fldChar w:fldCharType="end"/>
          </w:r>
        </w:sdtContent>
      </w:sdt>
      <w:r w:rsidR="003A20D6" w:rsidRPr="00E9276B">
        <w:rPr>
          <w:lang w:eastAsia="de-DE"/>
        </w:rPr>
        <w:t xml:space="preserve">. Für dieses Projekt wird ein Wandler namens </w:t>
      </w:r>
      <w:r w:rsidR="003A20D6" w:rsidRPr="00E9276B">
        <w:t>TXS0108E</w:t>
      </w:r>
      <w:r w:rsidR="003A20D6" w:rsidRPr="00E9276B">
        <w:rPr>
          <w:lang w:eastAsia="de-DE"/>
        </w:rPr>
        <w:t xml:space="preserve"> genutzt</w:t>
      </w:r>
      <w:r w:rsidR="002C79EE" w:rsidRPr="00E9276B">
        <w:rPr>
          <w:lang w:eastAsia="de-DE"/>
        </w:rPr>
        <w:t xml:space="preserve"> siehe Abbildung </w:t>
      </w:r>
      <w:r w:rsidR="00343A23" w:rsidRPr="00E9276B">
        <w:rPr>
          <w:lang w:eastAsia="de-DE"/>
        </w:rPr>
        <w:t>4</w:t>
      </w:r>
      <w:r w:rsidR="002C79EE" w:rsidRPr="00E9276B">
        <w:rPr>
          <w:lang w:eastAsia="de-DE"/>
        </w:rPr>
        <w:t>)</w:t>
      </w:r>
      <w:r w:rsidR="003A20D6" w:rsidRPr="00E9276B">
        <w:rPr>
          <w:lang w:eastAsia="de-DE"/>
        </w:rPr>
        <w:t>.</w:t>
      </w:r>
    </w:p>
    <w:p w14:paraId="4E90E2E8" w14:textId="77777777" w:rsidR="00343A23" w:rsidRPr="00E9276B" w:rsidRDefault="00343A23" w:rsidP="00343A23">
      <w:pPr>
        <w:keepNext/>
        <w:jc w:val="center"/>
      </w:pPr>
      <w:r w:rsidRPr="00E9276B">
        <w:rPr>
          <w:noProof/>
        </w:rPr>
        <w:drawing>
          <wp:inline distT="0" distB="0" distL="0" distR="0" wp14:anchorId="17ABC76C" wp14:editId="72F228F9">
            <wp:extent cx="1988510" cy="116500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9467" cy="1171424"/>
                    </a:xfrm>
                    <a:prstGeom prst="rect">
                      <a:avLst/>
                    </a:prstGeom>
                    <a:noFill/>
                    <a:ln>
                      <a:noFill/>
                    </a:ln>
                  </pic:spPr>
                </pic:pic>
              </a:graphicData>
            </a:graphic>
          </wp:inline>
        </w:drawing>
      </w:r>
    </w:p>
    <w:p w14:paraId="2F6B281C" w14:textId="074ED31A" w:rsidR="00343A23" w:rsidRPr="00E9276B" w:rsidRDefault="00343A23" w:rsidP="00343A23">
      <w:pPr>
        <w:pStyle w:val="Beschriftung"/>
        <w:jc w:val="center"/>
        <w:rPr>
          <w:lang w:eastAsia="de-DE"/>
        </w:rPr>
      </w:pPr>
      <w:bookmarkStart w:id="17" w:name="_Toc73140999"/>
      <w:r w:rsidRPr="00E9276B">
        <w:t xml:space="preserve">Abbildung </w:t>
      </w:r>
      <w:r w:rsidR="00BB1D87">
        <w:fldChar w:fldCharType="begin"/>
      </w:r>
      <w:r w:rsidR="00BB1D87">
        <w:instrText xml:space="preserve"> SEQ Abbildung \* ARABIC </w:instrText>
      </w:r>
      <w:r w:rsidR="00BB1D87">
        <w:fldChar w:fldCharType="separate"/>
      </w:r>
      <w:r w:rsidR="00765B68" w:rsidRPr="00E9276B">
        <w:rPr>
          <w:noProof/>
        </w:rPr>
        <w:t>3</w:t>
      </w:r>
      <w:r w:rsidR="00BB1D87">
        <w:rPr>
          <w:noProof/>
        </w:rPr>
        <w:fldChar w:fldCharType="end"/>
      </w:r>
      <w:r w:rsidRPr="00E9276B">
        <w:t>: ADS1115 (Quelle: www.az-delivery.com)</w:t>
      </w:r>
      <w:bookmarkEnd w:id="17"/>
    </w:p>
    <w:p w14:paraId="52FDD830" w14:textId="77777777" w:rsidR="00343A23" w:rsidRPr="00E9276B" w:rsidRDefault="00343A23" w:rsidP="00343A23">
      <w:pPr>
        <w:keepNext/>
        <w:jc w:val="center"/>
      </w:pPr>
      <w:r w:rsidRPr="00E9276B">
        <w:rPr>
          <w:noProof/>
        </w:rPr>
        <w:drawing>
          <wp:inline distT="0" distB="0" distL="0" distR="0" wp14:anchorId="7ACEFF40" wp14:editId="6E08A2D8">
            <wp:extent cx="1202210" cy="1213072"/>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1074" cy="1232106"/>
                    </a:xfrm>
                    <a:prstGeom prst="rect">
                      <a:avLst/>
                    </a:prstGeom>
                    <a:noFill/>
                    <a:ln>
                      <a:noFill/>
                    </a:ln>
                  </pic:spPr>
                </pic:pic>
              </a:graphicData>
            </a:graphic>
          </wp:inline>
        </w:drawing>
      </w:r>
    </w:p>
    <w:p w14:paraId="5062E2CE" w14:textId="06D55B40" w:rsidR="00343A23" w:rsidRPr="00E9276B" w:rsidRDefault="00343A23" w:rsidP="00343A23">
      <w:pPr>
        <w:pStyle w:val="Beschriftung"/>
        <w:jc w:val="center"/>
        <w:rPr>
          <w:noProof/>
          <w:sz w:val="24"/>
        </w:rPr>
      </w:pPr>
      <w:bookmarkStart w:id="18" w:name="_Toc73141000"/>
      <w:r w:rsidRPr="00E9276B">
        <w:t xml:space="preserve">Abbildung </w:t>
      </w:r>
      <w:r w:rsidR="00BB1D87">
        <w:fldChar w:fldCharType="begin"/>
      </w:r>
      <w:r w:rsidR="00BB1D87">
        <w:instrText xml:space="preserve"> SEQ Abbildung \* ARABIC </w:instrText>
      </w:r>
      <w:r w:rsidR="00BB1D87">
        <w:fldChar w:fldCharType="separate"/>
      </w:r>
      <w:r w:rsidR="00765B68" w:rsidRPr="00E9276B">
        <w:rPr>
          <w:noProof/>
        </w:rPr>
        <w:t>4</w:t>
      </w:r>
      <w:r w:rsidR="00BB1D87">
        <w:rPr>
          <w:noProof/>
        </w:rPr>
        <w:fldChar w:fldCharType="end"/>
      </w:r>
      <w:r w:rsidRPr="00E9276B">
        <w:t>: TXS0108E (Quelle: www.az-delivery.com)</w:t>
      </w:r>
      <w:bookmarkEnd w:id="18"/>
    </w:p>
    <w:p w14:paraId="50BE21B8" w14:textId="7CA3E7E0" w:rsidR="00343A23" w:rsidRPr="00E9276B" w:rsidRDefault="00343A23" w:rsidP="00343A23">
      <w:pPr>
        <w:pStyle w:val="Beschriftung"/>
        <w:jc w:val="center"/>
        <w:rPr>
          <w:lang w:eastAsia="de-DE"/>
        </w:rPr>
      </w:pPr>
    </w:p>
    <w:p w14:paraId="0FEC06CE" w14:textId="14AEB484" w:rsidR="00423F7B" w:rsidRPr="00E9276B" w:rsidRDefault="00BB3F7F" w:rsidP="00343A23">
      <w:pPr>
        <w:pStyle w:val="berschrift3"/>
        <w:rPr>
          <w:lang w:eastAsia="de-DE"/>
        </w:rPr>
      </w:pPr>
      <w:bookmarkStart w:id="19" w:name="_Toc73274646"/>
      <w:r w:rsidRPr="00E9276B">
        <w:rPr>
          <w:lang w:eastAsia="de-DE"/>
        </w:rPr>
        <w:t>2.</w:t>
      </w:r>
      <w:r w:rsidR="00D40CA8" w:rsidRPr="00E9276B">
        <w:rPr>
          <w:lang w:eastAsia="de-DE"/>
        </w:rPr>
        <w:t>1</w:t>
      </w:r>
      <w:r w:rsidRPr="00E9276B">
        <w:rPr>
          <w:lang w:eastAsia="de-DE"/>
        </w:rPr>
        <w:t>.</w:t>
      </w:r>
      <w:r w:rsidR="00B800C7" w:rsidRPr="00E9276B">
        <w:rPr>
          <w:lang w:eastAsia="de-DE"/>
        </w:rPr>
        <w:t>3</w:t>
      </w:r>
      <w:r w:rsidRPr="00E9276B">
        <w:rPr>
          <w:lang w:eastAsia="de-DE"/>
        </w:rPr>
        <w:t xml:space="preserve"> Temperatursensor </w:t>
      </w:r>
      <w:r w:rsidR="00561C18" w:rsidRPr="00E9276B">
        <w:rPr>
          <w:lang w:eastAsia="de-DE"/>
        </w:rPr>
        <w:t>DS18B20</w:t>
      </w:r>
      <w:bookmarkEnd w:id="19"/>
    </w:p>
    <w:p w14:paraId="370B048D" w14:textId="6C422727" w:rsidR="00B42DDC" w:rsidRPr="00E9276B" w:rsidRDefault="00354EDE" w:rsidP="00AD7D16">
      <w:pPr>
        <w:rPr>
          <w:lang w:eastAsia="de-DE"/>
        </w:rPr>
      </w:pPr>
      <w:r w:rsidRPr="00E9276B">
        <w:rPr>
          <w:noProof/>
          <w:lang w:eastAsia="de-DE"/>
        </w:rPr>
        <mc:AlternateContent>
          <mc:Choice Requires="wpg">
            <w:drawing>
              <wp:anchor distT="0" distB="0" distL="114300" distR="114300" simplePos="0" relativeHeight="251658241" behindDoc="0" locked="0" layoutInCell="1" allowOverlap="1" wp14:anchorId="34DC2EEE" wp14:editId="420C01F7">
                <wp:simplePos x="0" y="0"/>
                <wp:positionH relativeFrom="margin">
                  <wp:align>center</wp:align>
                </wp:positionH>
                <wp:positionV relativeFrom="paragraph">
                  <wp:posOffset>1316258</wp:posOffset>
                </wp:positionV>
                <wp:extent cx="2151380" cy="1801495"/>
                <wp:effectExtent l="0" t="0" r="1270" b="8255"/>
                <wp:wrapTopAndBottom/>
                <wp:docPr id="19" name="Gruppieren 19"/>
                <wp:cNvGraphicFramePr/>
                <a:graphic xmlns:a="http://schemas.openxmlformats.org/drawingml/2006/main">
                  <a:graphicData uri="http://schemas.microsoft.com/office/word/2010/wordprocessingGroup">
                    <wpg:wgp>
                      <wpg:cNvGrpSpPr/>
                      <wpg:grpSpPr>
                        <a:xfrm>
                          <a:off x="0" y="0"/>
                          <a:ext cx="2151380" cy="1801495"/>
                          <a:chOff x="0" y="0"/>
                          <a:chExt cx="2151380" cy="1801495"/>
                        </a:xfrm>
                      </wpg:grpSpPr>
                      <pic:pic xmlns:pic="http://schemas.openxmlformats.org/drawingml/2006/picture">
                        <pic:nvPicPr>
                          <pic:cNvPr id="11" name="Grafik 11"/>
                          <pic:cNvPicPr>
                            <a:picLocks noChangeAspect="1"/>
                          </pic:cNvPicPr>
                        </pic:nvPicPr>
                        <pic:blipFill rotWithShape="1">
                          <a:blip r:embed="rId23" cstate="print">
                            <a:extLst>
                              <a:ext uri="{28A0092B-C50C-407E-A947-70E740481C1C}">
                                <a14:useLocalDpi xmlns:a14="http://schemas.microsoft.com/office/drawing/2010/main" val="0"/>
                              </a:ext>
                            </a:extLst>
                          </a:blip>
                          <a:srcRect b="8652"/>
                          <a:stretch/>
                        </pic:blipFill>
                        <pic:spPr bwMode="auto">
                          <a:xfrm>
                            <a:off x="0" y="0"/>
                            <a:ext cx="1487805" cy="1358900"/>
                          </a:xfrm>
                          <a:prstGeom prst="rect">
                            <a:avLst/>
                          </a:prstGeom>
                          <a:noFill/>
                          <a:ln>
                            <a:noFill/>
                          </a:ln>
                          <a:extLst>
                            <a:ext uri="{53640926-AAD7-44D8-BBD7-CCE9431645EC}">
                              <a14:shadowObscured xmlns:a14="http://schemas.microsoft.com/office/drawing/2010/main"/>
                            </a:ext>
                          </a:extLst>
                        </pic:spPr>
                      </pic:pic>
                      <wps:wsp>
                        <wps:cNvPr id="12" name="Textfeld 12"/>
                        <wps:cNvSpPr txBox="1"/>
                        <wps:spPr>
                          <a:xfrm>
                            <a:off x="0" y="1411605"/>
                            <a:ext cx="2151380" cy="389890"/>
                          </a:xfrm>
                          <a:prstGeom prst="rect">
                            <a:avLst/>
                          </a:prstGeom>
                          <a:solidFill>
                            <a:prstClr val="white"/>
                          </a:solidFill>
                          <a:ln>
                            <a:noFill/>
                          </a:ln>
                        </wps:spPr>
                        <wps:txbx>
                          <w:txbxContent>
                            <w:p w14:paraId="4F20C2DF" w14:textId="3CC4F99E" w:rsidR="00E16745" w:rsidRPr="00FD14F9" w:rsidRDefault="00E16745" w:rsidP="00E16745">
                              <w:pPr>
                                <w:pStyle w:val="Beschriftung"/>
                                <w:rPr>
                                  <w:noProof/>
                                  <w:sz w:val="24"/>
                                </w:rPr>
                              </w:pPr>
                              <w:bookmarkStart w:id="20" w:name="_Toc73141001"/>
                              <w:r>
                                <w:t xml:space="preserve">Abbildung </w:t>
                              </w:r>
                              <w:r>
                                <w:fldChar w:fldCharType="begin"/>
                              </w:r>
                              <w:r>
                                <w:instrText>SEQ Abbildung \* ARABIC</w:instrText>
                              </w:r>
                              <w:r>
                                <w:fldChar w:fldCharType="separate"/>
                              </w:r>
                              <w:r w:rsidR="00765B68">
                                <w:rPr>
                                  <w:noProof/>
                                </w:rPr>
                                <w:t>5</w:t>
                              </w:r>
                              <w:r>
                                <w:fldChar w:fldCharType="end"/>
                              </w:r>
                              <w:r>
                                <w:t xml:space="preserve">: DS18B20 </w:t>
                              </w:r>
                              <w:r w:rsidR="00420B2D">
                                <w:t>(Quelle: www.az-delivery.com)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DC2EEE" id="Gruppieren 19" o:spid="_x0000_s1032" style="position:absolute;left:0;text-align:left;margin-left:0;margin-top:103.65pt;width:169.4pt;height:141.85pt;z-index:251658241;mso-position-horizontal:center;mso-position-horizontal-relative:margin" coordsize="21513,180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">
                <v:shape id="Grafik 11" o:spid="_x0000_s1033" type="#_x0000_t75" style="position:absolute;width:14878;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">
                  <v:imagedata r:id="rId24" o:title="" cropbottom="5670f"/>
                </v:shape>
                <v:shape id="Textfeld 12" o:spid="_x0000_s1034" type="#_x0000_t202" style="position:absolute;top:14116;width:21513;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F20C2DF" w14:textId="3CC4F99E" w:rsidR="00E16745" w:rsidRPr="00FD14F9" w:rsidRDefault="00E16745" w:rsidP="00E16745">
                        <w:pPr>
                          <w:pStyle w:val="Beschriftung"/>
                          <w:rPr>
                            <w:noProof/>
                            <w:sz w:val="24"/>
                          </w:rPr>
                        </w:pPr>
                        <w:bookmarkStart w:id="21" w:name="_Toc73141001"/>
                        <w:r>
                          <w:t xml:space="preserve">Abbildung </w:t>
                        </w:r>
                        <w:r>
                          <w:fldChar w:fldCharType="begin"/>
                        </w:r>
                        <w:r>
                          <w:instrText>SEQ Abbildung \* ARABIC</w:instrText>
                        </w:r>
                        <w:r>
                          <w:fldChar w:fldCharType="separate"/>
                        </w:r>
                        <w:r w:rsidR="00765B68">
                          <w:rPr>
                            <w:noProof/>
                          </w:rPr>
                          <w:t>5</w:t>
                        </w:r>
                        <w:r>
                          <w:fldChar w:fldCharType="end"/>
                        </w:r>
                        <w:r>
                          <w:t xml:space="preserve">: DS18B20 </w:t>
                        </w:r>
                        <w:r w:rsidR="00420B2D">
                          <w:t>(Quelle: www.az-delivery.com)</w:t>
                        </w:r>
                        <w:bookmarkEnd w:id="21"/>
                      </w:p>
                    </w:txbxContent>
                  </v:textbox>
                </v:shape>
                <w10:wrap type="topAndBottom" anchorx="margin"/>
              </v:group>
            </w:pict>
          </mc:Fallback>
        </mc:AlternateContent>
      </w:r>
      <w:r w:rsidR="00E56CEB" w:rsidRPr="00E9276B">
        <w:rPr>
          <w:lang w:eastAsia="de-DE"/>
        </w:rPr>
        <w:t xml:space="preserve">Für die Messung der Temperatur </w:t>
      </w:r>
      <w:r w:rsidR="001E2CDB" w:rsidRPr="00E9276B">
        <w:rPr>
          <w:lang w:eastAsia="de-DE"/>
        </w:rPr>
        <w:t>wird</w:t>
      </w:r>
      <w:r w:rsidR="00B2045A" w:rsidRPr="00E9276B">
        <w:rPr>
          <w:lang w:eastAsia="de-DE"/>
        </w:rPr>
        <w:t xml:space="preserve"> der Sensor DS18B20</w:t>
      </w:r>
      <w:r w:rsidR="00FC0D78" w:rsidRPr="00E9276B">
        <w:rPr>
          <w:lang w:eastAsia="de-DE"/>
        </w:rPr>
        <w:t xml:space="preserve"> genutzt</w:t>
      </w:r>
      <w:r w:rsidR="00454B24" w:rsidRPr="00E9276B">
        <w:rPr>
          <w:lang w:eastAsia="de-DE"/>
        </w:rPr>
        <w:t xml:space="preserve">, welcher </w:t>
      </w:r>
      <w:r w:rsidR="00567C83" w:rsidRPr="00E9276B">
        <w:rPr>
          <w:lang w:eastAsia="de-DE"/>
        </w:rPr>
        <w:t xml:space="preserve">Temperaturen von </w:t>
      </w:r>
      <w:r w:rsidR="00AA7E6B" w:rsidRPr="00E9276B">
        <w:rPr>
          <w:lang w:eastAsia="de-DE"/>
        </w:rPr>
        <w:t xml:space="preserve">-55°C bis zu </w:t>
      </w:r>
      <w:r w:rsidR="007E343E" w:rsidRPr="00E9276B">
        <w:rPr>
          <w:lang w:eastAsia="de-DE"/>
        </w:rPr>
        <w:t>+</w:t>
      </w:r>
      <w:r w:rsidR="00C231F2" w:rsidRPr="00E9276B">
        <w:rPr>
          <w:lang w:eastAsia="de-DE"/>
        </w:rPr>
        <w:t>125</w:t>
      </w:r>
      <w:r w:rsidR="002B338B" w:rsidRPr="00E9276B">
        <w:rPr>
          <w:lang w:eastAsia="de-DE"/>
        </w:rPr>
        <w:t xml:space="preserve">°C </w:t>
      </w:r>
      <w:r w:rsidR="008E7154" w:rsidRPr="00E9276B">
        <w:rPr>
          <w:lang w:eastAsia="de-DE"/>
        </w:rPr>
        <w:t xml:space="preserve">mit </w:t>
      </w:r>
      <w:r w:rsidR="001E2CDB" w:rsidRPr="00E9276B">
        <w:rPr>
          <w:rFonts w:ascii="Arial" w:hAnsi="Arial" w:cs="Arial"/>
          <w:color w:val="202124"/>
          <w:shd w:val="clear" w:color="auto" w:fill="FFFFFF"/>
        </w:rPr>
        <w:t>±</w:t>
      </w:r>
      <w:r w:rsidR="0026563C" w:rsidRPr="00E9276B">
        <w:rPr>
          <w:lang w:eastAsia="de-DE"/>
        </w:rPr>
        <w:t xml:space="preserve"> </w:t>
      </w:r>
      <w:r w:rsidR="008E7154" w:rsidRPr="00E9276B">
        <w:rPr>
          <w:lang w:eastAsia="de-DE"/>
        </w:rPr>
        <w:t xml:space="preserve">einer Genauigkeit von </w:t>
      </w:r>
      <w:r w:rsidR="001E2CDB" w:rsidRPr="00E9276B">
        <w:rPr>
          <w:lang w:eastAsia="de-DE"/>
        </w:rPr>
        <w:t>0,5°C</w:t>
      </w:r>
      <w:r w:rsidR="00FC0D78" w:rsidRPr="00E9276B">
        <w:rPr>
          <w:lang w:eastAsia="de-DE"/>
        </w:rPr>
        <w:t xml:space="preserve"> </w:t>
      </w:r>
      <w:r w:rsidR="007E343E" w:rsidRPr="00E9276B">
        <w:rPr>
          <w:lang w:eastAsia="de-DE"/>
        </w:rPr>
        <w:t xml:space="preserve">messen kann. </w:t>
      </w:r>
      <w:r w:rsidR="00E16745" w:rsidRPr="00E9276B">
        <w:rPr>
          <w:lang w:eastAsia="de-DE"/>
        </w:rPr>
        <w:t>Da es sich hierbei um einen digitalen Temperatursensor handelt, kann</w:t>
      </w:r>
      <w:r w:rsidR="00B800C7" w:rsidRPr="00E9276B">
        <w:rPr>
          <w:lang w:eastAsia="de-DE"/>
        </w:rPr>
        <w:t xml:space="preserve"> das Signal über die GPIO-Pins des Raspberry Pis direkt ausgelesen werden. Der Sensor wird mit der 5V Spannung des Raspberry Pis betrieben. </w:t>
      </w:r>
    </w:p>
    <w:p w14:paraId="7A4CB4E7" w14:textId="02F7A1E7" w:rsidR="00A0389E" w:rsidRPr="00E9276B" w:rsidRDefault="00A0389E" w:rsidP="001C427A">
      <w:pPr>
        <w:rPr>
          <w:color w:val="44546A" w:themeColor="text2"/>
          <w:sz w:val="18"/>
          <w:szCs w:val="18"/>
        </w:rPr>
      </w:pPr>
    </w:p>
    <w:p w14:paraId="6ECE576F" w14:textId="64D43725" w:rsidR="003A0BA9" w:rsidRPr="00E9276B" w:rsidRDefault="006A61C2" w:rsidP="006A61C2">
      <w:pPr>
        <w:pStyle w:val="berschrift2"/>
      </w:pPr>
      <w:bookmarkStart w:id="22" w:name="_Toc73274647"/>
      <w:r w:rsidRPr="00E9276B">
        <w:t>2.2</w:t>
      </w:r>
      <w:r w:rsidR="003A0BA9" w:rsidRPr="00E9276B">
        <w:t xml:space="preserve"> Software</w:t>
      </w:r>
      <w:bookmarkEnd w:id="22"/>
    </w:p>
    <w:p w14:paraId="25703D30" w14:textId="49F077E2" w:rsidR="003A0BA9" w:rsidRPr="00E9276B" w:rsidRDefault="00AB618C" w:rsidP="003A0BA9">
      <w:pPr>
        <w:rPr>
          <w:lang w:eastAsia="de-DE"/>
        </w:rPr>
      </w:pPr>
      <w:r w:rsidRPr="00E9276B">
        <w:rPr>
          <w:lang w:eastAsia="de-DE"/>
        </w:rPr>
        <w:t>Das folgende Kap</w:t>
      </w:r>
      <w:r w:rsidR="008A32D9" w:rsidRPr="00E9276B">
        <w:rPr>
          <w:lang w:eastAsia="de-DE"/>
        </w:rPr>
        <w:t>itel befasst sich mit de</w:t>
      </w:r>
      <w:r w:rsidR="00963CB9" w:rsidRPr="00E9276B">
        <w:rPr>
          <w:lang w:eastAsia="de-DE"/>
        </w:rPr>
        <w:t xml:space="preserve">n unterschiedlichen </w:t>
      </w:r>
      <w:r w:rsidR="006A61C2" w:rsidRPr="00E9276B">
        <w:rPr>
          <w:lang w:eastAsia="de-DE"/>
        </w:rPr>
        <w:t>Softwaremodulen, die für die Umsetzung des Projekts verwendet wurden</w:t>
      </w:r>
      <w:r w:rsidR="0009787E" w:rsidRPr="00E9276B">
        <w:rPr>
          <w:lang w:eastAsia="de-DE"/>
        </w:rPr>
        <w:t>.</w:t>
      </w:r>
    </w:p>
    <w:p w14:paraId="222BF8A2" w14:textId="1A0F73EB" w:rsidR="00B56FAC" w:rsidRPr="00E9276B" w:rsidRDefault="006A61C2" w:rsidP="00B56FAC">
      <w:pPr>
        <w:pStyle w:val="berschrift3"/>
        <w:rPr>
          <w:lang w:eastAsia="de-DE"/>
        </w:rPr>
      </w:pPr>
      <w:bookmarkStart w:id="23" w:name="_Toc73274648"/>
      <w:r w:rsidRPr="00E9276B">
        <w:rPr>
          <w:lang w:eastAsia="de-DE"/>
        </w:rPr>
        <w:t>2</w:t>
      </w:r>
      <w:r w:rsidR="006709D7" w:rsidRPr="00E9276B">
        <w:rPr>
          <w:lang w:eastAsia="de-DE"/>
        </w:rPr>
        <w:t>.</w:t>
      </w:r>
      <w:r w:rsidRPr="00E9276B">
        <w:rPr>
          <w:lang w:eastAsia="de-DE"/>
        </w:rPr>
        <w:t>2</w:t>
      </w:r>
      <w:r w:rsidR="006709D7" w:rsidRPr="00E9276B">
        <w:rPr>
          <w:lang w:eastAsia="de-DE"/>
        </w:rPr>
        <w:t>.1 Python</w:t>
      </w:r>
      <w:bookmarkEnd w:id="23"/>
      <w:r w:rsidR="006709D7" w:rsidRPr="00E9276B">
        <w:rPr>
          <w:lang w:eastAsia="de-DE"/>
        </w:rPr>
        <w:t xml:space="preserve"> </w:t>
      </w:r>
    </w:p>
    <w:p w14:paraId="5B99EBFE" w14:textId="6F39E02E" w:rsidR="004920E7" w:rsidRPr="00E9276B" w:rsidRDefault="00D13DDA" w:rsidP="004920E7">
      <w:pPr>
        <w:rPr>
          <w:lang w:eastAsia="de-DE"/>
        </w:rPr>
      </w:pPr>
      <w:r w:rsidRPr="00E9276B">
        <w:rPr>
          <w:lang w:eastAsia="de-DE"/>
        </w:rPr>
        <w:t>Die gewählte Programmiersprach</w:t>
      </w:r>
      <w:r w:rsidR="00475C3C" w:rsidRPr="00E9276B">
        <w:rPr>
          <w:lang w:eastAsia="de-DE"/>
        </w:rPr>
        <w:t xml:space="preserve">e für das Back-End des Smart Smoke </w:t>
      </w:r>
      <w:proofErr w:type="spellStart"/>
      <w:r w:rsidR="00475C3C" w:rsidRPr="00E9276B">
        <w:rPr>
          <w:lang w:eastAsia="de-DE"/>
        </w:rPr>
        <w:t>Detectors</w:t>
      </w:r>
      <w:proofErr w:type="spellEnd"/>
      <w:r w:rsidR="00475C3C" w:rsidRPr="00E9276B">
        <w:rPr>
          <w:lang w:eastAsia="de-DE"/>
        </w:rPr>
        <w:t xml:space="preserve"> ist</w:t>
      </w:r>
      <w:r w:rsidR="00351056" w:rsidRPr="00E9276B">
        <w:rPr>
          <w:lang w:eastAsia="de-DE"/>
        </w:rPr>
        <w:t xml:space="preserve"> Python</w:t>
      </w:r>
      <w:r w:rsidR="004169B7" w:rsidRPr="00E9276B">
        <w:rPr>
          <w:lang w:eastAsia="de-DE"/>
        </w:rPr>
        <w:t xml:space="preserve">. Python ist </w:t>
      </w:r>
      <w:r w:rsidR="0068757B" w:rsidRPr="00E9276B">
        <w:rPr>
          <w:lang w:eastAsia="de-DE"/>
        </w:rPr>
        <w:t>eine</w:t>
      </w:r>
      <w:r w:rsidR="00E47918" w:rsidRPr="00E9276B">
        <w:rPr>
          <w:lang w:eastAsia="de-DE"/>
        </w:rPr>
        <w:t xml:space="preserve"> universelle, interpretierte Programmiersprache</w:t>
      </w:r>
      <w:r w:rsidR="00AF641D" w:rsidRPr="00E9276B">
        <w:rPr>
          <w:lang w:eastAsia="de-DE"/>
        </w:rPr>
        <w:t>.</w:t>
      </w:r>
      <w:r w:rsidR="002126BD" w:rsidRPr="00E9276B">
        <w:rPr>
          <w:lang w:eastAsia="de-DE"/>
        </w:rPr>
        <w:t xml:space="preserve"> </w:t>
      </w:r>
      <w:r w:rsidR="004C3368" w:rsidRPr="00E9276B">
        <w:rPr>
          <w:lang w:eastAsia="de-DE"/>
        </w:rPr>
        <w:t xml:space="preserve">Sie </w:t>
      </w:r>
      <w:r w:rsidR="005B4104" w:rsidRPr="00E9276B">
        <w:rPr>
          <w:lang w:eastAsia="de-DE"/>
        </w:rPr>
        <w:t>zeichnet sich durch eine besonders</w:t>
      </w:r>
      <w:r w:rsidR="00A1445E" w:rsidRPr="00E9276B">
        <w:rPr>
          <w:lang w:eastAsia="de-DE"/>
        </w:rPr>
        <w:t xml:space="preserve"> </w:t>
      </w:r>
      <w:r w:rsidR="00AD04D5" w:rsidRPr="00E9276B">
        <w:rPr>
          <w:lang w:eastAsia="de-DE"/>
        </w:rPr>
        <w:t>einfach</w:t>
      </w:r>
      <w:r w:rsidR="00A1445E" w:rsidRPr="00E9276B">
        <w:rPr>
          <w:lang w:eastAsia="de-DE"/>
        </w:rPr>
        <w:t>e</w:t>
      </w:r>
      <w:r w:rsidR="00AD04D5" w:rsidRPr="00E9276B">
        <w:rPr>
          <w:lang w:eastAsia="de-DE"/>
        </w:rPr>
        <w:t xml:space="preserve"> Syntax und eine gute Lesbarkeit aus. Python unterstützt sowohl aspektorientierte</w:t>
      </w:r>
      <w:r w:rsidR="00A1445E" w:rsidRPr="00E9276B">
        <w:rPr>
          <w:lang w:eastAsia="de-DE"/>
        </w:rPr>
        <w:t>-</w:t>
      </w:r>
      <w:r w:rsidR="00AD04D5" w:rsidRPr="00E9276B">
        <w:rPr>
          <w:lang w:eastAsia="de-DE"/>
        </w:rPr>
        <w:t>, objektorientierte-</w:t>
      </w:r>
      <w:r w:rsidR="00E25260" w:rsidRPr="00E9276B">
        <w:rPr>
          <w:lang w:eastAsia="de-DE"/>
        </w:rPr>
        <w:t>,</w:t>
      </w:r>
      <w:r w:rsidR="00A1445E" w:rsidRPr="00E9276B">
        <w:rPr>
          <w:lang w:eastAsia="de-DE"/>
        </w:rPr>
        <w:t xml:space="preserve"> und funktionale Programmierung.</w:t>
      </w:r>
      <w:r w:rsidR="008A0FF9" w:rsidRPr="00E9276B">
        <w:rPr>
          <w:lang w:eastAsia="de-DE"/>
        </w:rPr>
        <w:t xml:space="preserve"> Eine große Anzahl an mächtigen Bibliotheken für unterschiedliche Anwendungsbereiche</w:t>
      </w:r>
      <w:r w:rsidR="00F7411D" w:rsidRPr="00E9276B">
        <w:rPr>
          <w:lang w:eastAsia="de-DE"/>
        </w:rPr>
        <w:t xml:space="preserve">. Neben Python Standardbibliotheken gibt es eine Vielzahl </w:t>
      </w:r>
      <w:r w:rsidR="00DE40B6" w:rsidRPr="00E9276B">
        <w:rPr>
          <w:lang w:eastAsia="de-DE"/>
        </w:rPr>
        <w:t>an Bibliotheken von Drittanbietern für bspw.</w:t>
      </w:r>
      <w:r w:rsidR="008A0FF9" w:rsidRPr="00E9276B">
        <w:rPr>
          <w:lang w:eastAsia="de-DE"/>
        </w:rPr>
        <w:t xml:space="preserve"> Maschi</w:t>
      </w:r>
      <w:r w:rsidR="00EA3BF1" w:rsidRPr="00E9276B">
        <w:rPr>
          <w:lang w:eastAsia="de-DE"/>
        </w:rPr>
        <w:t>ne-Lear</w:t>
      </w:r>
      <w:r w:rsidR="00466D40" w:rsidRPr="00E9276B">
        <w:rPr>
          <w:lang w:eastAsia="de-DE"/>
        </w:rPr>
        <w:t>n</w:t>
      </w:r>
      <w:r w:rsidR="00EA3BF1" w:rsidRPr="00E9276B">
        <w:rPr>
          <w:lang w:eastAsia="de-DE"/>
        </w:rPr>
        <w:t>ing</w:t>
      </w:r>
      <w:r w:rsidR="004F16D6" w:rsidRPr="00E9276B">
        <w:rPr>
          <w:lang w:eastAsia="de-DE"/>
        </w:rPr>
        <w:t xml:space="preserve"> und</w:t>
      </w:r>
      <w:r w:rsidR="00311B94" w:rsidRPr="00E9276B">
        <w:rPr>
          <w:lang w:eastAsia="de-DE"/>
        </w:rPr>
        <w:t xml:space="preserve"> Da</w:t>
      </w:r>
      <w:r w:rsidR="00F06A9D" w:rsidRPr="00E9276B">
        <w:rPr>
          <w:lang w:eastAsia="de-DE"/>
        </w:rPr>
        <w:t>ta-</w:t>
      </w:r>
      <w:r w:rsidR="00715D08" w:rsidRPr="00E9276B">
        <w:rPr>
          <w:lang w:eastAsia="de-DE"/>
        </w:rPr>
        <w:t>S</w:t>
      </w:r>
      <w:r w:rsidR="00F06A9D" w:rsidRPr="00E9276B">
        <w:rPr>
          <w:lang w:eastAsia="de-DE"/>
        </w:rPr>
        <w:t>cience</w:t>
      </w:r>
      <w:r w:rsidR="004F16D6" w:rsidRPr="00E9276B">
        <w:rPr>
          <w:lang w:eastAsia="de-DE"/>
        </w:rPr>
        <w:t>.</w:t>
      </w:r>
      <w:r w:rsidR="00891CD3" w:rsidRPr="00E9276B">
        <w:rPr>
          <w:lang w:eastAsia="de-DE"/>
        </w:rPr>
        <w:t xml:space="preserve"> Dies ermöglicht </w:t>
      </w:r>
      <w:r w:rsidR="0044406B" w:rsidRPr="00E9276B">
        <w:rPr>
          <w:lang w:eastAsia="de-DE"/>
        </w:rPr>
        <w:t>ein</w:t>
      </w:r>
      <w:r w:rsidR="000D6133" w:rsidRPr="00E9276B">
        <w:rPr>
          <w:lang w:eastAsia="de-DE"/>
        </w:rPr>
        <w:t>e schnelle umfangreiche Programmierung</w:t>
      </w:r>
      <w:r w:rsidR="00810723" w:rsidRPr="00E9276B">
        <w:rPr>
          <w:lang w:eastAsia="de-DE"/>
        </w:rPr>
        <w:t xml:space="preserve"> auch für nicht-Informatiker. </w:t>
      </w:r>
    </w:p>
    <w:p w14:paraId="27BF741B" w14:textId="6A9AA8D0" w:rsidR="0019754D" w:rsidRPr="00E9276B" w:rsidRDefault="0019754D" w:rsidP="004920E7">
      <w:pPr>
        <w:rPr>
          <w:lang w:eastAsia="de-DE"/>
        </w:rPr>
      </w:pPr>
      <w:r w:rsidRPr="00E9276B">
        <w:rPr>
          <w:lang w:eastAsia="de-DE"/>
        </w:rPr>
        <w:t>Der im Projekt verwendete Raspberr</w:t>
      </w:r>
      <w:r w:rsidR="0018101D" w:rsidRPr="00E9276B">
        <w:rPr>
          <w:lang w:eastAsia="de-DE"/>
        </w:rPr>
        <w:t>y Pi</w:t>
      </w:r>
      <w:r w:rsidR="00225CB8" w:rsidRPr="00E9276B">
        <w:rPr>
          <w:lang w:eastAsia="de-DE"/>
        </w:rPr>
        <w:t xml:space="preserve"> </w:t>
      </w:r>
      <w:r w:rsidR="005F3C4E" w:rsidRPr="00E9276B">
        <w:rPr>
          <w:lang w:eastAsia="de-DE"/>
        </w:rPr>
        <w:t xml:space="preserve">lässt sich mit Python </w:t>
      </w:r>
      <w:r w:rsidR="00F278F4" w:rsidRPr="00E9276B">
        <w:rPr>
          <w:lang w:eastAsia="de-DE"/>
        </w:rPr>
        <w:t>programmieren.</w:t>
      </w:r>
      <w:r w:rsidR="002005F6" w:rsidRPr="00E9276B">
        <w:rPr>
          <w:lang w:eastAsia="de-DE"/>
        </w:rPr>
        <w:t xml:space="preserve"> Da Python</w:t>
      </w:r>
      <w:r w:rsidR="00FC75F7" w:rsidRPr="00E9276B">
        <w:rPr>
          <w:lang w:eastAsia="de-DE"/>
        </w:rPr>
        <w:t xml:space="preserve"> </w:t>
      </w:r>
      <w:r w:rsidR="00EC7442" w:rsidRPr="00E9276B">
        <w:rPr>
          <w:lang w:eastAsia="de-DE"/>
        </w:rPr>
        <w:t>plattformunabhängig ist, ka</w:t>
      </w:r>
      <w:r w:rsidR="00FC75F7" w:rsidRPr="00E9276B">
        <w:rPr>
          <w:lang w:eastAsia="de-DE"/>
        </w:rPr>
        <w:t>nn der Code au</w:t>
      </w:r>
      <w:r w:rsidR="00A9421E" w:rsidRPr="00E9276B">
        <w:rPr>
          <w:lang w:eastAsia="de-DE"/>
        </w:rPr>
        <w:t>f allen gängigen Betriebssystemen verwendet werden</w:t>
      </w:r>
      <w:r w:rsidR="000764D9" w:rsidRPr="00E9276B">
        <w:rPr>
          <w:lang w:eastAsia="de-DE"/>
        </w:rPr>
        <w:t xml:space="preserve">. In diesem Projekt wir der Code </w:t>
      </w:r>
      <w:r w:rsidR="00920D8C" w:rsidRPr="00E9276B">
        <w:rPr>
          <w:lang w:eastAsia="de-DE"/>
        </w:rPr>
        <w:t>hauptsächlich</w:t>
      </w:r>
      <w:r w:rsidR="000764D9" w:rsidRPr="00E9276B">
        <w:rPr>
          <w:lang w:eastAsia="de-DE"/>
        </w:rPr>
        <w:t xml:space="preserve"> auf Window</w:t>
      </w:r>
      <w:r w:rsidR="003905F6" w:rsidRPr="00E9276B">
        <w:rPr>
          <w:lang w:eastAsia="de-DE"/>
        </w:rPr>
        <w:t>s geschrieben und anschlie</w:t>
      </w:r>
      <w:r w:rsidR="00820D2E" w:rsidRPr="00E9276B">
        <w:rPr>
          <w:lang w:eastAsia="de-DE"/>
        </w:rPr>
        <w:t xml:space="preserve">ßend mit </w:t>
      </w:r>
      <w:r w:rsidR="00466D40" w:rsidRPr="00E9276B">
        <w:rPr>
          <w:lang w:eastAsia="de-DE"/>
        </w:rPr>
        <w:t>GitHub</w:t>
      </w:r>
      <w:r w:rsidR="002A00F9" w:rsidRPr="00E9276B">
        <w:rPr>
          <w:lang w:eastAsia="de-DE"/>
        </w:rPr>
        <w:t xml:space="preserve"> auf den Raspberr</w:t>
      </w:r>
      <w:r w:rsidR="00920D8C" w:rsidRPr="00E9276B">
        <w:rPr>
          <w:lang w:eastAsia="de-DE"/>
        </w:rPr>
        <w:t>y</w:t>
      </w:r>
      <w:r w:rsidR="002A00F9" w:rsidRPr="00E9276B">
        <w:rPr>
          <w:lang w:eastAsia="de-DE"/>
        </w:rPr>
        <w:t xml:space="preserve"> Pi geladen</w:t>
      </w:r>
      <w:r w:rsidR="00C242B0" w:rsidRPr="00E9276B">
        <w:rPr>
          <w:lang w:eastAsia="de-DE"/>
        </w:rPr>
        <w:t xml:space="preserve">. Auf dem Raspberry Pi wird das </w:t>
      </w:r>
      <w:r w:rsidR="00920D8C" w:rsidRPr="00E9276B">
        <w:rPr>
          <w:lang w:eastAsia="de-DE"/>
        </w:rPr>
        <w:t>Betriebssystem</w:t>
      </w:r>
      <w:r w:rsidR="00C242B0" w:rsidRPr="00E9276B">
        <w:rPr>
          <w:lang w:eastAsia="de-DE"/>
        </w:rPr>
        <w:t xml:space="preserve"> </w:t>
      </w:r>
      <w:r w:rsidR="00D67F5C" w:rsidRPr="00E9276B">
        <w:rPr>
          <w:lang w:eastAsia="de-DE"/>
        </w:rPr>
        <w:t>Rasp</w:t>
      </w:r>
      <w:r w:rsidR="00920D8C" w:rsidRPr="00E9276B">
        <w:rPr>
          <w:lang w:eastAsia="de-DE"/>
        </w:rPr>
        <w:t>b</w:t>
      </w:r>
      <w:r w:rsidR="00D67F5C" w:rsidRPr="00E9276B">
        <w:rPr>
          <w:lang w:eastAsia="de-DE"/>
        </w:rPr>
        <w:t xml:space="preserve">erry Pi OS </w:t>
      </w:r>
      <w:r w:rsidR="00FB132C" w:rsidRPr="00E9276B">
        <w:rPr>
          <w:lang w:eastAsia="de-DE"/>
        </w:rPr>
        <w:t>genutzt, welches auf Linux basiert</w:t>
      </w:r>
      <w:r w:rsidR="005F08CD" w:rsidRPr="00E9276B">
        <w:rPr>
          <w:lang w:eastAsia="de-DE"/>
        </w:rPr>
        <w:t xml:space="preserve"> </w:t>
      </w:r>
      <w:sdt>
        <w:sdtPr>
          <w:rPr>
            <w:lang w:eastAsia="de-DE"/>
          </w:rPr>
          <w:id w:val="1666136269"/>
          <w:citation/>
        </w:sdtPr>
        <w:sdtEndPr/>
        <w:sdtContent>
          <w:r w:rsidR="005F08CD" w:rsidRPr="00E9276B">
            <w:rPr>
              <w:lang w:eastAsia="de-DE"/>
            </w:rPr>
            <w:fldChar w:fldCharType="begin"/>
          </w:r>
          <w:r w:rsidR="0008475C" w:rsidRPr="00E9276B">
            <w:rPr>
              <w:lang w:eastAsia="de-DE"/>
            </w:rPr>
            <w:instrText xml:space="preserve">CITATION Nat20 \p 11 \f "vgl. " \l 1031 </w:instrText>
          </w:r>
          <w:r w:rsidR="005F08CD" w:rsidRPr="00E9276B">
            <w:rPr>
              <w:lang w:eastAsia="de-DE"/>
            </w:rPr>
            <w:fldChar w:fldCharType="separate"/>
          </w:r>
          <w:r w:rsidR="00E01491" w:rsidRPr="00E9276B">
            <w:rPr>
              <w:noProof/>
              <w:lang w:eastAsia="de-DE"/>
            </w:rPr>
            <w:t>(vgl. Natt, 2020 S. 11)</w:t>
          </w:r>
          <w:r w:rsidR="005F08CD" w:rsidRPr="00E9276B">
            <w:rPr>
              <w:lang w:eastAsia="de-DE"/>
            </w:rPr>
            <w:fldChar w:fldCharType="end"/>
          </w:r>
        </w:sdtContent>
      </w:sdt>
    </w:p>
    <w:p w14:paraId="019101FF" w14:textId="025CF514" w:rsidR="00593A23" w:rsidRPr="00E9276B" w:rsidRDefault="00593A23" w:rsidP="004920E7">
      <w:pPr>
        <w:rPr>
          <w:lang w:eastAsia="de-DE"/>
        </w:rPr>
      </w:pPr>
      <w:r w:rsidRPr="00E9276B">
        <w:rPr>
          <w:lang w:eastAsia="de-DE"/>
        </w:rPr>
        <w:t>Module werden direkt über d</w:t>
      </w:r>
      <w:r w:rsidR="0058296D" w:rsidRPr="00E9276B">
        <w:rPr>
          <w:lang w:eastAsia="de-DE"/>
        </w:rPr>
        <w:t>ie Kommandozentrale des</w:t>
      </w:r>
      <w:r w:rsidRPr="00E9276B">
        <w:rPr>
          <w:lang w:eastAsia="de-DE"/>
        </w:rPr>
        <w:t xml:space="preserve"> Raspberry P</w:t>
      </w:r>
      <w:r w:rsidR="002F16F8" w:rsidRPr="00E9276B">
        <w:rPr>
          <w:lang w:eastAsia="de-DE"/>
        </w:rPr>
        <w:t xml:space="preserve">i </w:t>
      </w:r>
      <w:r w:rsidR="0058296D" w:rsidRPr="00E9276B">
        <w:rPr>
          <w:lang w:eastAsia="de-DE"/>
        </w:rPr>
        <w:t>heruntergeladen.</w:t>
      </w:r>
    </w:p>
    <w:p w14:paraId="020E5E05" w14:textId="6ABB08AF" w:rsidR="006A61C2" w:rsidRPr="00E9276B" w:rsidRDefault="006A61C2" w:rsidP="006A61C2">
      <w:pPr>
        <w:pStyle w:val="berschrift3"/>
      </w:pPr>
      <w:bookmarkStart w:id="24" w:name="_Toc73274649"/>
      <w:r w:rsidRPr="00E9276B">
        <w:rPr>
          <w:lang w:eastAsia="de-DE"/>
        </w:rPr>
        <w:lastRenderedPageBreak/>
        <w:t xml:space="preserve">2.2.2 </w:t>
      </w:r>
      <w:proofErr w:type="spellStart"/>
      <w:r w:rsidR="0032066F" w:rsidRPr="00E9276B">
        <w:t>MariaDB</w:t>
      </w:r>
      <w:bookmarkEnd w:id="24"/>
      <w:proofErr w:type="spellEnd"/>
    </w:p>
    <w:p w14:paraId="244906E1" w14:textId="0118BBB0" w:rsidR="00C2759B" w:rsidRPr="00E9276B" w:rsidRDefault="00C2759B" w:rsidP="00C2759B">
      <w:pPr>
        <w:rPr>
          <w:lang w:eastAsia="de-DE"/>
        </w:rPr>
      </w:pPr>
      <w:r w:rsidRPr="00E9276B">
        <w:rPr>
          <w:lang w:eastAsia="de-DE"/>
        </w:rPr>
        <w:t xml:space="preserve">Für die Speicherung der erzeugten Messdaten wird </w:t>
      </w:r>
      <w:r w:rsidR="005803F4" w:rsidRPr="00E9276B">
        <w:rPr>
          <w:lang w:eastAsia="de-DE"/>
        </w:rPr>
        <w:t xml:space="preserve">zur dauerhaften Speicherung </w:t>
      </w:r>
      <w:r w:rsidRPr="00E9276B">
        <w:rPr>
          <w:lang w:eastAsia="de-DE"/>
        </w:rPr>
        <w:t>eine Datenbank verwendet</w:t>
      </w:r>
      <w:r w:rsidR="005803F4" w:rsidRPr="00E9276B">
        <w:rPr>
          <w:lang w:eastAsia="de-DE"/>
        </w:rPr>
        <w:t>.</w:t>
      </w:r>
      <w:r w:rsidR="00D01CAC" w:rsidRPr="00E9276B">
        <w:rPr>
          <w:lang w:eastAsia="de-DE"/>
        </w:rPr>
        <w:t xml:space="preserve"> </w:t>
      </w:r>
      <w:r w:rsidRPr="00E9276B">
        <w:rPr>
          <w:lang w:eastAsia="de-DE"/>
        </w:rPr>
        <w:t xml:space="preserve">In diesem Projekt wird </w:t>
      </w:r>
      <w:r w:rsidR="009A4499" w:rsidRPr="00E9276B">
        <w:rPr>
          <w:lang w:eastAsia="de-DE"/>
        </w:rPr>
        <w:t xml:space="preserve">hierfür </w:t>
      </w:r>
      <w:r w:rsidRPr="00E9276B">
        <w:rPr>
          <w:lang w:eastAsia="de-DE"/>
        </w:rPr>
        <w:t xml:space="preserve">eine sogenannte relationale Datenbank </w:t>
      </w:r>
      <w:r w:rsidR="009A4499" w:rsidRPr="00E9276B">
        <w:rPr>
          <w:lang w:eastAsia="de-DE"/>
        </w:rPr>
        <w:t>eingesetzt</w:t>
      </w:r>
      <w:r w:rsidRPr="00E9276B">
        <w:rPr>
          <w:lang w:eastAsia="de-DE"/>
        </w:rPr>
        <w:t xml:space="preserve">. Sie besteht aus mehreren Tabellen, welche in einem Verhältnis </w:t>
      </w:r>
      <w:proofErr w:type="gramStart"/>
      <w:r w:rsidRPr="00E9276B">
        <w:rPr>
          <w:lang w:eastAsia="de-DE"/>
        </w:rPr>
        <w:t>zueinander</w:t>
      </w:r>
      <w:ins w:id="25" w:author="Aaron Steiner" w:date="2021-05-30T15:20:00Z">
        <w:r w:rsidR="00477299" w:rsidRPr="00E9276B">
          <w:rPr>
            <w:lang w:eastAsia="de-DE"/>
          </w:rPr>
          <w:t xml:space="preserve"> </w:t>
        </w:r>
      </w:ins>
      <w:r w:rsidRPr="00E9276B">
        <w:rPr>
          <w:lang w:eastAsia="de-DE"/>
        </w:rPr>
        <w:t>stehen</w:t>
      </w:r>
      <w:proofErr w:type="gramEnd"/>
      <w:r w:rsidRPr="00E9276B">
        <w:rPr>
          <w:lang w:eastAsia="de-DE"/>
        </w:rPr>
        <w:t>. Beispielsweise gibt es eine Tabelle mit allen Nutzerdaten wie Name, E-Mail usw.</w:t>
      </w:r>
      <w:r w:rsidR="00B12700" w:rsidRPr="00E9276B">
        <w:rPr>
          <w:lang w:eastAsia="de-DE"/>
        </w:rPr>
        <w:t xml:space="preserve"> und eine Tab</w:t>
      </w:r>
      <w:r w:rsidR="00477299" w:rsidRPr="00E9276B">
        <w:rPr>
          <w:lang w:eastAsia="de-DE"/>
        </w:rPr>
        <w:t>el</w:t>
      </w:r>
      <w:r w:rsidR="00B12700" w:rsidRPr="00E9276B">
        <w:rPr>
          <w:lang w:eastAsia="de-DE"/>
        </w:rPr>
        <w:t xml:space="preserve">le mit den </w:t>
      </w:r>
      <w:r w:rsidR="00417423" w:rsidRPr="00E9276B">
        <w:rPr>
          <w:lang w:eastAsia="de-DE"/>
        </w:rPr>
        <w:t>Geräten, welche diesen Nutzer</w:t>
      </w:r>
      <w:r w:rsidR="00277B99" w:rsidRPr="00E9276B">
        <w:rPr>
          <w:lang w:eastAsia="de-DE"/>
        </w:rPr>
        <w:t>n zuzuordnen sind</w:t>
      </w:r>
      <w:r w:rsidRPr="00E9276B">
        <w:rPr>
          <w:lang w:eastAsia="de-DE"/>
        </w:rPr>
        <w:t>. Durch den tabellarischen Aufbau einer solchen Datenbank können große Datenmengen gespeichert und später durchsucht oder verändert werden. Das Schreiben oder Lesen von b</w:t>
      </w:r>
      <w:r w:rsidR="00C40574" w:rsidRPr="00E9276B">
        <w:rPr>
          <w:lang w:eastAsia="de-DE"/>
        </w:rPr>
        <w:t>zw.</w:t>
      </w:r>
      <w:r w:rsidRPr="00E9276B">
        <w:rPr>
          <w:lang w:eastAsia="de-DE"/>
        </w:rPr>
        <w:t xml:space="preserve"> zu einer Datenbank geschieht im Falle einer relationalen Datenbank mit SQL</w:t>
      </w:r>
      <w:r w:rsidRPr="00E9276B">
        <w:rPr>
          <w:rStyle w:val="Funotenzeichen"/>
          <w:lang w:eastAsia="de-DE"/>
        </w:rPr>
        <w:footnoteReference w:id="2"/>
      </w:r>
      <w:r w:rsidRPr="00E9276B">
        <w:rPr>
          <w:lang w:eastAsia="de-DE"/>
        </w:rPr>
        <w:fldChar w:fldCharType="begin"/>
      </w:r>
      <w:r w:rsidRPr="00E9276B">
        <w:instrText xml:space="preserve"> XE "</w:instrText>
      </w:r>
      <w:r w:rsidRPr="00E9276B">
        <w:rPr>
          <w:lang w:eastAsia="de-DE"/>
        </w:rPr>
        <w:instrText>SQL</w:instrText>
      </w:r>
      <w:r w:rsidRPr="00E9276B">
        <w:instrText xml:space="preserve">" \t "Structured Query Language" </w:instrText>
      </w:r>
      <w:r w:rsidRPr="00E9276B">
        <w:rPr>
          <w:lang w:eastAsia="de-DE"/>
        </w:rPr>
        <w:fldChar w:fldCharType="end"/>
      </w:r>
      <w:r w:rsidRPr="00E9276B">
        <w:rPr>
          <w:lang w:eastAsia="de-DE"/>
        </w:rPr>
        <w:t>.</w:t>
      </w:r>
    </w:p>
    <w:p w14:paraId="7C399671" w14:textId="14DA7CF6" w:rsidR="006A61C2" w:rsidRPr="00E9276B" w:rsidRDefault="006A61C2" w:rsidP="006A61C2">
      <w:r w:rsidRPr="00E9276B">
        <w:t xml:space="preserve">Für unser Projekt haben wir uns dazu entschieden </w:t>
      </w:r>
      <w:proofErr w:type="spellStart"/>
      <w:r w:rsidRPr="00E9276B">
        <w:t>MariaDB</w:t>
      </w:r>
      <w:proofErr w:type="spellEnd"/>
      <w:r w:rsidRPr="00E9276B">
        <w:t xml:space="preserve"> als Datenbankmanagementsystem zu verwenden. </w:t>
      </w:r>
      <w:proofErr w:type="spellStart"/>
      <w:r w:rsidRPr="00E9276B">
        <w:t>MariaDB</w:t>
      </w:r>
      <w:proofErr w:type="spellEnd"/>
      <w:r w:rsidRPr="00E9276B">
        <w:t xml:space="preserve"> ist ein sehr verbreitete relationale Open-Source-Datenbank. Sie entstand durch einen Fork (Abspaltung) des relationalen Datenbank-Klassikers MySQL und wurde von früheren MySQL Entwicklern initiiert. Dies ist der Grund, weshalb es zwischen MySQL und </w:t>
      </w:r>
      <w:proofErr w:type="spellStart"/>
      <w:r w:rsidRPr="00E9276B">
        <w:t>MariaDB</w:t>
      </w:r>
      <w:proofErr w:type="spellEnd"/>
      <w:r w:rsidRPr="00E9276B">
        <w:t xml:space="preserve"> keine wesentlichen Unterschiede gibt.</w:t>
      </w:r>
      <w:sdt>
        <w:sdtPr>
          <w:id w:val="-819182100"/>
          <w:citation/>
        </w:sdtPr>
        <w:sdtEndPr/>
        <w:sdtContent>
          <w:r w:rsidR="00BD7954" w:rsidRPr="00E9276B">
            <w:fldChar w:fldCharType="begin"/>
          </w:r>
          <w:r w:rsidR="00BD7954" w:rsidRPr="00E9276B">
            <w:instrText xml:space="preserve"> CITATION Mar21 \l 1031 </w:instrText>
          </w:r>
          <w:r w:rsidR="00BD7954" w:rsidRPr="00E9276B">
            <w:fldChar w:fldCharType="separate"/>
          </w:r>
          <w:r w:rsidR="00BD7954" w:rsidRPr="00E9276B">
            <w:rPr>
              <w:noProof/>
            </w:rPr>
            <w:t xml:space="preserve"> (MariaDB)</w:t>
          </w:r>
          <w:r w:rsidR="00BD7954" w:rsidRPr="00E9276B">
            <w:fldChar w:fldCharType="end"/>
          </w:r>
        </w:sdtContent>
      </w:sdt>
    </w:p>
    <w:p w14:paraId="484D68D6" w14:textId="41166EBE" w:rsidR="006A61C2" w:rsidRPr="00E9276B" w:rsidRDefault="006A61C2" w:rsidP="006A61C2">
      <w:r w:rsidRPr="00E9276B">
        <w:t xml:space="preserve">Für das Anlegen der Tabellen in der Datenbank nutzen wir die PhpMyAdmin Weboberfläche. Dies ist eine GUI, die speziell für den grafischen Zugriff auf MySQL-Datenbanken konzipiert wurde und sich aufgrund der geringen Unterschiede zwischen </w:t>
      </w:r>
      <w:proofErr w:type="spellStart"/>
      <w:r w:rsidRPr="00E9276B">
        <w:t>MariaDB</w:t>
      </w:r>
      <w:proofErr w:type="spellEnd"/>
      <w:r w:rsidRPr="00E9276B">
        <w:t xml:space="preserve"> und MySQL optimal für unser Projekt eignet.</w:t>
      </w:r>
      <w:sdt>
        <w:sdtPr>
          <w:id w:val="-53005337"/>
          <w:citation/>
        </w:sdtPr>
        <w:sdtEndPr/>
        <w:sdtContent>
          <w:r w:rsidR="00BD7954" w:rsidRPr="00E9276B">
            <w:fldChar w:fldCharType="begin"/>
          </w:r>
          <w:r w:rsidR="00BD7954" w:rsidRPr="00E9276B">
            <w:instrText xml:space="preserve"> CITATION Den17 \l 1031 </w:instrText>
          </w:r>
          <w:r w:rsidR="00BD7954" w:rsidRPr="00E9276B">
            <w:fldChar w:fldCharType="separate"/>
          </w:r>
          <w:r w:rsidR="00BD7954" w:rsidRPr="00E9276B">
            <w:rPr>
              <w:noProof/>
            </w:rPr>
            <w:t xml:space="preserve"> (Hofmann, 2017)</w:t>
          </w:r>
          <w:r w:rsidR="00BD7954" w:rsidRPr="00E9276B">
            <w:fldChar w:fldCharType="end"/>
          </w:r>
        </w:sdtContent>
      </w:sdt>
    </w:p>
    <w:p w14:paraId="6B861C53" w14:textId="464A4CE2" w:rsidR="0032066F" w:rsidRPr="00E9276B" w:rsidRDefault="0032066F" w:rsidP="0032066F">
      <w:pPr>
        <w:pStyle w:val="berschrift3"/>
        <w:rPr>
          <w:lang w:eastAsia="de-DE"/>
        </w:rPr>
      </w:pPr>
      <w:bookmarkStart w:id="26" w:name="_Toc73274650"/>
      <w:r w:rsidRPr="00E9276B">
        <w:rPr>
          <w:lang w:eastAsia="de-DE"/>
        </w:rPr>
        <w:t>2.2.3 Flask, HTML und CSS</w:t>
      </w:r>
      <w:bookmarkEnd w:id="26"/>
    </w:p>
    <w:p w14:paraId="336B8E3B" w14:textId="1871784A" w:rsidR="00201BBF" w:rsidRPr="00E9276B" w:rsidRDefault="00201BBF" w:rsidP="00201BBF">
      <w:r w:rsidRPr="00E9276B">
        <w:t xml:space="preserve">Für die Visualisierung der Registrier- und Anmelde-Seiten sowie unseres Dashboards unserer User-GUI nutzen wir Flask, HTML und CSS. </w:t>
      </w:r>
    </w:p>
    <w:p w14:paraId="403C3EE2" w14:textId="77777777" w:rsidR="00201BBF" w:rsidRPr="00E9276B" w:rsidRDefault="00201BBF" w:rsidP="00201BBF">
      <w:r w:rsidRPr="00E9276B">
        <w:t xml:space="preserve">HTML (Hypertext Markup Language) und CSS (Cascading Style Sheets) dienen der Darstellung von Inhalten im Internet. </w:t>
      </w:r>
    </w:p>
    <w:p w14:paraId="62452896" w14:textId="77777777" w:rsidR="00201BBF" w:rsidRPr="00E9276B" w:rsidRDefault="00201BBF" w:rsidP="00201BBF">
      <w:r w:rsidRPr="00E9276B">
        <w:t>HTML ist eine textbasierte Auszeichnungssprache, die Elemente wie Titel, Beschreibungen, Bilder, Buttons und weitere Inhalte einer Webseite strukturiert.</w:t>
      </w:r>
    </w:p>
    <w:p w14:paraId="1232DD15" w14:textId="77777777" w:rsidR="00201BBF" w:rsidRPr="00E9276B" w:rsidRDefault="00201BBF" w:rsidP="00201BBF">
      <w:r w:rsidRPr="00E9276B">
        <w:t>Die visuelle Darstellung dieser Elemente wird mittels CCS definiert. Beispielsweise wird CSS verwendet, um die Buttonfarbe und Buttongröße zu definieren.</w:t>
      </w:r>
    </w:p>
    <w:p w14:paraId="449F97C3" w14:textId="2307C5A7" w:rsidR="00C2759B" w:rsidRPr="00E9276B" w:rsidRDefault="00C2759B" w:rsidP="00C2759B">
      <w:pPr>
        <w:rPr>
          <w:lang w:eastAsia="de-DE"/>
        </w:rPr>
      </w:pPr>
      <w:r w:rsidRPr="00E9276B">
        <w:rPr>
          <w:lang w:eastAsia="de-DE"/>
        </w:rPr>
        <w:t xml:space="preserve">Zur Erstellung der Weboberfläche wird </w:t>
      </w:r>
      <w:proofErr w:type="spellStart"/>
      <w:r w:rsidRPr="00E9276B">
        <w:rPr>
          <w:lang w:eastAsia="de-DE"/>
        </w:rPr>
        <w:t>Flask</w:t>
      </w:r>
      <w:proofErr w:type="spellEnd"/>
      <w:r w:rsidRPr="00E9276B">
        <w:rPr>
          <w:lang w:eastAsia="de-DE"/>
        </w:rPr>
        <w:t xml:space="preserve"> verwendet. </w:t>
      </w:r>
      <w:r w:rsidR="00C40574" w:rsidRPr="00E9276B">
        <w:rPr>
          <w:lang w:eastAsia="de-DE"/>
        </w:rPr>
        <w:t xml:space="preserve">Bei </w:t>
      </w:r>
      <w:proofErr w:type="spellStart"/>
      <w:r w:rsidRPr="00E9276B">
        <w:rPr>
          <w:lang w:eastAsia="de-DE"/>
        </w:rPr>
        <w:t>Flask</w:t>
      </w:r>
      <w:proofErr w:type="spellEnd"/>
      <w:r w:rsidRPr="00E9276B">
        <w:rPr>
          <w:lang w:eastAsia="de-DE"/>
        </w:rPr>
        <w:t xml:space="preserve"> </w:t>
      </w:r>
      <w:r w:rsidR="00C40574" w:rsidRPr="00E9276B">
        <w:rPr>
          <w:lang w:eastAsia="de-DE"/>
        </w:rPr>
        <w:t>handelt es sich um</w:t>
      </w:r>
      <w:r w:rsidRPr="00E9276B">
        <w:rPr>
          <w:lang w:eastAsia="de-DE"/>
        </w:rPr>
        <w:t xml:space="preserve"> ein sogenanntes „Micro Framework“</w:t>
      </w:r>
      <w:r w:rsidR="00B90974" w:rsidRPr="00E9276B">
        <w:rPr>
          <w:lang w:eastAsia="de-DE"/>
        </w:rPr>
        <w:t xml:space="preserve"> und hat zur Folge, </w:t>
      </w:r>
      <w:proofErr w:type="gramStart"/>
      <w:r w:rsidR="00B90974" w:rsidRPr="00E9276B">
        <w:rPr>
          <w:lang w:eastAsia="de-DE"/>
        </w:rPr>
        <w:t xml:space="preserve">dass </w:t>
      </w:r>
      <w:r w:rsidRPr="00E9276B">
        <w:rPr>
          <w:lang w:eastAsia="de-DE"/>
        </w:rPr>
        <w:t>,</w:t>
      </w:r>
      <w:proofErr w:type="gramEnd"/>
      <w:r w:rsidRPr="00E9276B">
        <w:rPr>
          <w:lang w:eastAsia="de-DE"/>
        </w:rPr>
        <w:t xml:space="preserve"> nur die nötigsten Funktionalitäten </w:t>
      </w:r>
      <w:r w:rsidR="00621A8B" w:rsidRPr="00E9276B">
        <w:rPr>
          <w:lang w:eastAsia="de-DE"/>
        </w:rPr>
        <w:t>zur Verfügung stehen</w:t>
      </w:r>
      <w:r w:rsidRPr="00E9276B">
        <w:rPr>
          <w:lang w:eastAsia="de-DE"/>
        </w:rPr>
        <w:t xml:space="preserve">. </w:t>
      </w:r>
      <w:r w:rsidR="00B81F85" w:rsidRPr="00E9276B">
        <w:rPr>
          <w:lang w:eastAsia="de-DE"/>
        </w:rPr>
        <w:t>D</w:t>
      </w:r>
      <w:r w:rsidRPr="00E9276B">
        <w:rPr>
          <w:lang w:eastAsia="de-DE"/>
        </w:rPr>
        <w:t>urch WSGI</w:t>
      </w:r>
      <w:r w:rsidR="00E07EE5" w:rsidRPr="00E9276B">
        <w:rPr>
          <w:lang w:eastAsia="de-DE"/>
        </w:rPr>
        <w:fldChar w:fldCharType="begin"/>
      </w:r>
      <w:r w:rsidR="00E07EE5" w:rsidRPr="00E9276B">
        <w:instrText xml:space="preserve"> XE "</w:instrText>
      </w:r>
      <w:r w:rsidR="00E07EE5" w:rsidRPr="00E9276B">
        <w:rPr>
          <w:lang w:eastAsia="de-DE"/>
        </w:rPr>
        <w:instrText>WSGI</w:instrText>
      </w:r>
      <w:r w:rsidR="00E07EE5" w:rsidRPr="00E9276B">
        <w:instrText>" \t "</w:instrText>
      </w:r>
      <w:r w:rsidR="00E07EE5" w:rsidRPr="00E9276B">
        <w:rPr>
          <w:rFonts w:asciiTheme="minorHAnsi" w:hAnsiTheme="minorHAnsi" w:cstheme="minorHAnsi"/>
          <w:i/>
        </w:rPr>
        <w:instrText>Web Server Gateway Interface</w:instrText>
      </w:r>
      <w:r w:rsidR="00E07EE5" w:rsidRPr="00E9276B">
        <w:instrText xml:space="preserve">" </w:instrText>
      </w:r>
      <w:r w:rsidR="00E07EE5" w:rsidRPr="00E9276B">
        <w:rPr>
          <w:lang w:eastAsia="de-DE"/>
        </w:rPr>
        <w:fldChar w:fldCharType="end"/>
      </w:r>
      <w:r w:rsidRPr="00E9276B">
        <w:rPr>
          <w:lang w:eastAsia="de-DE"/>
        </w:rPr>
        <w:t xml:space="preserve"> </w:t>
      </w:r>
      <w:r w:rsidR="00B81F85" w:rsidRPr="00E9276B">
        <w:rPr>
          <w:lang w:eastAsia="de-DE"/>
        </w:rPr>
        <w:t xml:space="preserve">ist </w:t>
      </w:r>
      <w:r w:rsidRPr="00E9276B">
        <w:rPr>
          <w:lang w:eastAsia="de-DE"/>
        </w:rPr>
        <w:t xml:space="preserve">ein Webserver enthalten, welcher zur Entwicklung der </w:t>
      </w:r>
      <w:r w:rsidRPr="00E9276B">
        <w:rPr>
          <w:lang w:eastAsia="de-DE"/>
        </w:rPr>
        <w:lastRenderedPageBreak/>
        <w:t>Seite verwendet werden kann</w:t>
      </w:r>
      <w:r w:rsidR="00BC1D37" w:rsidRPr="00E9276B">
        <w:rPr>
          <w:lang w:eastAsia="de-DE"/>
        </w:rPr>
        <w:t xml:space="preserve">. Eine festgelegte </w:t>
      </w:r>
      <w:r w:rsidRPr="00E9276B">
        <w:rPr>
          <w:lang w:eastAsia="de-DE"/>
        </w:rPr>
        <w:t xml:space="preserve">Datenbank </w:t>
      </w:r>
      <w:r w:rsidR="00BC1D37" w:rsidRPr="00E9276B">
        <w:rPr>
          <w:lang w:eastAsia="de-DE"/>
        </w:rPr>
        <w:t xml:space="preserve">gibt es </w:t>
      </w:r>
      <w:r w:rsidRPr="00E9276B">
        <w:rPr>
          <w:lang w:eastAsia="de-DE"/>
        </w:rPr>
        <w:t xml:space="preserve">für </w:t>
      </w:r>
      <w:proofErr w:type="spellStart"/>
      <w:r w:rsidRPr="00E9276B">
        <w:rPr>
          <w:lang w:eastAsia="de-DE"/>
        </w:rPr>
        <w:t>Flask</w:t>
      </w:r>
      <w:proofErr w:type="spellEnd"/>
      <w:r w:rsidR="00BC1D37" w:rsidRPr="00E9276B">
        <w:rPr>
          <w:lang w:eastAsia="de-DE"/>
        </w:rPr>
        <w:t xml:space="preserve"> nicht</w:t>
      </w:r>
      <w:r w:rsidRPr="00E9276B">
        <w:rPr>
          <w:lang w:eastAsia="de-DE"/>
        </w:rPr>
        <w:t xml:space="preserve">. Dies bedeutet jedoch nicht, dass </w:t>
      </w:r>
      <w:r w:rsidR="00F36BDC" w:rsidRPr="00E9276B">
        <w:rPr>
          <w:lang w:eastAsia="de-DE"/>
        </w:rPr>
        <w:t xml:space="preserve">beim Einsatz von </w:t>
      </w:r>
      <w:proofErr w:type="spellStart"/>
      <w:r w:rsidRPr="00E9276B">
        <w:rPr>
          <w:lang w:eastAsia="de-DE"/>
        </w:rPr>
        <w:t>Flask</w:t>
      </w:r>
      <w:proofErr w:type="spellEnd"/>
      <w:r w:rsidRPr="00E9276B">
        <w:rPr>
          <w:lang w:eastAsia="de-DE"/>
        </w:rPr>
        <w:t xml:space="preserve"> </w:t>
      </w:r>
      <w:r w:rsidR="00F36BDC" w:rsidRPr="00E9276B">
        <w:rPr>
          <w:lang w:eastAsia="de-DE"/>
        </w:rPr>
        <w:t xml:space="preserve">nicht die erforderlichen </w:t>
      </w:r>
      <w:r w:rsidRPr="00E9276B">
        <w:rPr>
          <w:lang w:eastAsia="de-DE"/>
        </w:rPr>
        <w:t xml:space="preserve">Funktionen </w:t>
      </w:r>
      <w:r w:rsidR="00F36BDC" w:rsidRPr="00E9276B">
        <w:rPr>
          <w:lang w:eastAsia="de-DE"/>
        </w:rPr>
        <w:t>zur Verfügung stehen</w:t>
      </w:r>
      <w:r w:rsidRPr="00E9276B">
        <w:rPr>
          <w:lang w:eastAsia="de-DE"/>
        </w:rPr>
        <w:t xml:space="preserve">. </w:t>
      </w:r>
      <w:r w:rsidR="00F36BDC" w:rsidRPr="00E9276B">
        <w:rPr>
          <w:lang w:eastAsia="de-DE"/>
        </w:rPr>
        <w:t xml:space="preserve">Grundsätzlich nicht vorhandene </w:t>
      </w:r>
      <w:r w:rsidRPr="00E9276B">
        <w:rPr>
          <w:lang w:eastAsia="de-DE"/>
        </w:rPr>
        <w:t>Funktionalitäten wie zum Beispiel Nutzerauthentifizierung können durch weitere Module hinzugefügt werden</w:t>
      </w:r>
      <w:r w:rsidRPr="00E9276B">
        <w:rPr>
          <w:rStyle w:val="Funotenzeichen"/>
          <w:lang w:eastAsia="de-DE"/>
        </w:rPr>
        <w:footnoteReference w:id="3"/>
      </w:r>
      <w:r w:rsidRPr="00E9276B">
        <w:rPr>
          <w:lang w:eastAsia="de-DE"/>
        </w:rPr>
        <w:t>.</w:t>
      </w:r>
    </w:p>
    <w:p w14:paraId="398DE80F" w14:textId="2DD91CBF" w:rsidR="00C2759B" w:rsidRPr="00E9276B" w:rsidRDefault="00C2759B" w:rsidP="00C2759B">
      <w:pPr>
        <w:rPr>
          <w:lang w:eastAsia="de-DE"/>
        </w:rPr>
      </w:pPr>
      <w:r w:rsidRPr="00E9276B">
        <w:rPr>
          <w:lang w:eastAsia="de-DE"/>
        </w:rPr>
        <w:t>Dieser minimalistische Aufbau ermöglicht einen schnellen und unkomplizierten Start</w:t>
      </w:r>
      <w:r w:rsidR="00155470" w:rsidRPr="00E9276B">
        <w:rPr>
          <w:lang w:eastAsia="de-DE"/>
        </w:rPr>
        <w:t xml:space="preserve">. Durch </w:t>
      </w:r>
      <w:r w:rsidRPr="00E9276B">
        <w:rPr>
          <w:lang w:eastAsia="de-DE"/>
        </w:rPr>
        <w:t xml:space="preserve">die </w:t>
      </w:r>
      <w:r w:rsidR="00155470" w:rsidRPr="00E9276B">
        <w:rPr>
          <w:lang w:eastAsia="de-DE"/>
        </w:rPr>
        <w:t>unproblematische</w:t>
      </w:r>
      <w:r w:rsidRPr="00E9276B">
        <w:rPr>
          <w:lang w:eastAsia="de-DE"/>
        </w:rPr>
        <w:t xml:space="preserve"> Erweiterbarkeit sind jedoch auch komplexe Implementation </w:t>
      </w:r>
      <w:r w:rsidR="006273E9" w:rsidRPr="00E9276B">
        <w:rPr>
          <w:lang w:eastAsia="de-DE"/>
        </w:rPr>
        <w:t>m</w:t>
      </w:r>
      <w:r w:rsidRPr="00E9276B">
        <w:rPr>
          <w:lang w:eastAsia="de-DE"/>
        </w:rPr>
        <w:t xml:space="preserve">öglich. </w:t>
      </w:r>
    </w:p>
    <w:p w14:paraId="65EE830B" w14:textId="0A262A52" w:rsidR="00DC3531" w:rsidRPr="00E9276B" w:rsidRDefault="00DC3531">
      <w:pPr>
        <w:spacing w:line="259" w:lineRule="auto"/>
        <w:jc w:val="left"/>
      </w:pPr>
      <w:r w:rsidRPr="00E9276B">
        <w:br w:type="page"/>
      </w:r>
    </w:p>
    <w:p w14:paraId="75767480" w14:textId="1272F5BD" w:rsidR="00007A1F" w:rsidRPr="00E9276B" w:rsidRDefault="00007A1F" w:rsidP="00007A1F">
      <w:pPr>
        <w:pStyle w:val="berschrift1"/>
      </w:pPr>
      <w:bookmarkStart w:id="31" w:name="_Toc73274651"/>
      <w:r w:rsidRPr="00E9276B">
        <w:lastRenderedPageBreak/>
        <w:t xml:space="preserve">3    </w:t>
      </w:r>
      <w:r w:rsidR="00DC3531" w:rsidRPr="00E9276B">
        <w:t>Projektumsetzung</w:t>
      </w:r>
      <w:bookmarkEnd w:id="31"/>
    </w:p>
    <w:p w14:paraId="7254DAAB" w14:textId="4418C6E6" w:rsidR="00000274" w:rsidRPr="00E9276B" w:rsidRDefault="00000274" w:rsidP="00000274">
      <w:pPr>
        <w:rPr>
          <w:lang w:eastAsia="de-DE"/>
        </w:rPr>
      </w:pPr>
      <w:r w:rsidRPr="00E9276B">
        <w:rPr>
          <w:lang w:eastAsia="de-DE"/>
        </w:rPr>
        <w:t xml:space="preserve">Wie in Abbildung 1 dargestellt, ist die zentrale Komponente ein Einplatinencomputer (Raspberry Pi) über den der </w:t>
      </w:r>
      <w:r w:rsidRPr="00E9276B">
        <w:rPr>
          <w:i/>
          <w:iCs/>
          <w:lang w:eastAsia="de-DE"/>
        </w:rPr>
        <w:t xml:space="preserve">Smart Smoke </w:t>
      </w:r>
      <w:proofErr w:type="spellStart"/>
      <w:r w:rsidRPr="00E9276B">
        <w:rPr>
          <w:i/>
          <w:iCs/>
          <w:lang w:eastAsia="de-DE"/>
        </w:rPr>
        <w:t>Detector</w:t>
      </w:r>
      <w:proofErr w:type="spellEnd"/>
      <w:r w:rsidRPr="00E9276B">
        <w:rPr>
          <w:lang w:eastAsia="de-DE"/>
        </w:rPr>
        <w:t xml:space="preserve"> gesteuert wird. An dem Raspberry Pi sind mit dem Gas- und dem Temperatursensor zwei Hardwarekomponenten angeschlossen, welche Gase und Temperatur messen und vom Raspberry Pi ausgelesen und verarbeitet werden. Überschreiten die gemessenen Werte einen Grenzwert, wird über den AUX-Anschluss des Raspberry Pis ein Lautsprecher angesteuert, welcher einen Signalton abspielt. Zusätzlich ist er auch in der Lage automatisch den Besitzer und gegebenenfalls die Feuerwehr mittels E-Mail zu benachrichtigen. Um in einem Brandfall Fluchtwege eindeutig zu kennzeichnen, kann über eine API (Anwendungsschnittstelle) eine Beleuchtung angesteuert werden, die den Fluchtweg beleuchtet. Des Weiteren werden die vom Raspberry Pi ausgelesenen Daten in unserer Datenbank abgespeichert und über das Webinterface in einem Dashboard visualisiert. In diesem Kapitel wird genauer auf die relevanten Python Programme genauer eingegangen und wie der </w:t>
      </w:r>
      <w:r w:rsidRPr="00E9276B">
        <w:rPr>
          <w:i/>
          <w:iCs/>
          <w:lang w:eastAsia="de-DE"/>
        </w:rPr>
        <w:t xml:space="preserve">Smart Smoke </w:t>
      </w:r>
      <w:proofErr w:type="spellStart"/>
      <w:r w:rsidRPr="00E9276B">
        <w:rPr>
          <w:i/>
          <w:iCs/>
          <w:lang w:eastAsia="de-DE"/>
        </w:rPr>
        <w:t>Detector</w:t>
      </w:r>
      <w:proofErr w:type="spellEnd"/>
      <w:r w:rsidRPr="00E9276B">
        <w:rPr>
          <w:lang w:eastAsia="de-DE"/>
        </w:rPr>
        <w:t xml:space="preserve"> im Gesamten funktioniert.</w:t>
      </w:r>
    </w:p>
    <w:p w14:paraId="5B5C6B5B" w14:textId="3C55CF07" w:rsidR="00000274" w:rsidRPr="00E9276B" w:rsidRDefault="00000274" w:rsidP="00000274">
      <w:pPr>
        <w:rPr>
          <w:lang w:eastAsia="de-DE"/>
        </w:rPr>
      </w:pPr>
    </w:p>
    <w:p w14:paraId="038F571B" w14:textId="77777777" w:rsidR="00000274" w:rsidRPr="00E9276B" w:rsidRDefault="00000274" w:rsidP="00000274">
      <w:pPr>
        <w:keepNext/>
      </w:pPr>
      <w:r w:rsidRPr="00E9276B">
        <w:rPr>
          <w:noProof/>
        </w:rPr>
        <w:drawing>
          <wp:inline distT="0" distB="0" distL="0" distR="0" wp14:anchorId="753C0974" wp14:editId="1B43AA1E">
            <wp:extent cx="5760720" cy="3002915"/>
            <wp:effectExtent l="0" t="0" r="0" b="6985"/>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5">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EFC032EA-B179-446D-A32D-D68BFF6B96B0}"/>
                        </a:ext>
                      </a:extLst>
                    </a:blip>
                    <a:stretch>
                      <a:fillRect/>
                    </a:stretch>
                  </pic:blipFill>
                  <pic:spPr>
                    <a:xfrm>
                      <a:off x="0" y="0"/>
                      <a:ext cx="5760720" cy="3002915"/>
                    </a:xfrm>
                    <a:prstGeom prst="rect">
                      <a:avLst/>
                    </a:prstGeom>
                  </pic:spPr>
                </pic:pic>
              </a:graphicData>
            </a:graphic>
          </wp:inline>
        </w:drawing>
      </w:r>
    </w:p>
    <w:p w14:paraId="2D0D6081" w14:textId="68D48496" w:rsidR="00000274" w:rsidRPr="00E9276B" w:rsidRDefault="00000274" w:rsidP="00000274">
      <w:pPr>
        <w:pStyle w:val="Beschriftung"/>
        <w:jc w:val="left"/>
      </w:pPr>
      <w:bookmarkStart w:id="32" w:name="_Toc73141002"/>
      <w:r w:rsidRPr="00E9276B">
        <w:t xml:space="preserve">Abbildung </w:t>
      </w:r>
      <w:r w:rsidRPr="00E9276B">
        <w:fldChar w:fldCharType="begin"/>
      </w:r>
      <w:r w:rsidRPr="00E9276B">
        <w:instrText>SEQ Abbildung \* ARABIC</w:instrText>
      </w:r>
      <w:r w:rsidRPr="00E9276B">
        <w:fldChar w:fldCharType="separate"/>
      </w:r>
      <w:r w:rsidR="00765B68" w:rsidRPr="00E9276B">
        <w:rPr>
          <w:noProof/>
        </w:rPr>
        <w:t>6</w:t>
      </w:r>
      <w:r w:rsidRPr="00E9276B">
        <w:fldChar w:fldCharType="end"/>
      </w:r>
      <w:r w:rsidRPr="00E9276B">
        <w:t>: Komponentendiagramm (eigene Darstellung)</w:t>
      </w:r>
      <w:bookmarkEnd w:id="32"/>
    </w:p>
    <w:p w14:paraId="7D4FD339" w14:textId="77777777" w:rsidR="00000274" w:rsidRPr="00E9276B" w:rsidRDefault="00000274" w:rsidP="00000274"/>
    <w:p w14:paraId="2DF13313" w14:textId="0AD2C64A" w:rsidR="003A0BA9" w:rsidRPr="00E9276B" w:rsidRDefault="003A0BA9" w:rsidP="00616490">
      <w:pPr>
        <w:pStyle w:val="berschrift2"/>
        <w:rPr>
          <w:lang w:eastAsia="de-DE"/>
        </w:rPr>
      </w:pPr>
      <w:bookmarkStart w:id="33" w:name="_Toc73274652"/>
      <w:r w:rsidRPr="00E9276B">
        <w:rPr>
          <w:lang w:eastAsia="de-DE"/>
        </w:rPr>
        <w:t>3.</w:t>
      </w:r>
      <w:r w:rsidR="00DC3531" w:rsidRPr="00E9276B">
        <w:rPr>
          <w:lang w:eastAsia="de-DE"/>
        </w:rPr>
        <w:t>1</w:t>
      </w:r>
      <w:r w:rsidRPr="00E9276B">
        <w:rPr>
          <w:lang w:eastAsia="de-DE"/>
        </w:rPr>
        <w:t xml:space="preserve"> Ansteuerung Hardware</w:t>
      </w:r>
      <w:r w:rsidR="00DC3531" w:rsidRPr="00E9276B">
        <w:rPr>
          <w:lang w:eastAsia="de-DE"/>
        </w:rPr>
        <w:t xml:space="preserve"> / Ansteuerung der Sensoren</w:t>
      </w:r>
      <w:bookmarkEnd w:id="33"/>
    </w:p>
    <w:p w14:paraId="11D5FAC9" w14:textId="74A76B8B" w:rsidR="0095630D" w:rsidRPr="00E9276B" w:rsidRDefault="002D7C96" w:rsidP="00BC5686">
      <w:pPr>
        <w:rPr>
          <w:lang w:eastAsia="de-DE"/>
        </w:rPr>
      </w:pPr>
      <w:r w:rsidRPr="00E9276B">
        <w:rPr>
          <w:lang w:eastAsia="de-DE"/>
        </w:rPr>
        <w:t>Zur Ansteuerung der Hardwarekomponenten</w:t>
      </w:r>
      <w:r w:rsidR="001A0C29" w:rsidRPr="00E9276B">
        <w:rPr>
          <w:lang w:eastAsia="de-DE"/>
        </w:rPr>
        <w:t xml:space="preserve">, werden diverse </w:t>
      </w:r>
      <w:r w:rsidR="00434292" w:rsidRPr="00E9276B">
        <w:rPr>
          <w:lang w:eastAsia="de-DE"/>
        </w:rPr>
        <w:t xml:space="preserve">Module benötigt. Diese können direkt über </w:t>
      </w:r>
      <w:r w:rsidR="00BC5686" w:rsidRPr="00E9276B">
        <w:rPr>
          <w:lang w:eastAsia="de-DE"/>
        </w:rPr>
        <w:t>die Kommandozentrale des</w:t>
      </w:r>
      <w:r w:rsidR="00434292" w:rsidRPr="00E9276B">
        <w:rPr>
          <w:lang w:eastAsia="de-DE"/>
        </w:rPr>
        <w:t xml:space="preserve"> Raspberry Pi</w:t>
      </w:r>
      <w:r w:rsidR="00BC5686" w:rsidRPr="00E9276B">
        <w:rPr>
          <w:lang w:eastAsia="de-DE"/>
        </w:rPr>
        <w:t>s heruntergeladen werden.</w:t>
      </w:r>
      <w:r w:rsidR="00AC4007" w:rsidRPr="00E9276B">
        <w:rPr>
          <w:lang w:eastAsia="de-DE"/>
        </w:rPr>
        <w:t xml:space="preserve"> Hierfür muss </w:t>
      </w:r>
      <w:r w:rsidR="00AC4007" w:rsidRPr="00E9276B">
        <w:rPr>
          <w:lang w:eastAsia="de-DE"/>
        </w:rPr>
        <w:lastRenderedPageBreak/>
        <w:t>lediglich eine Internetverbindung bestehen.</w:t>
      </w:r>
      <w:r w:rsidR="00BC5686" w:rsidRPr="00E9276B">
        <w:rPr>
          <w:lang w:eastAsia="de-DE"/>
        </w:rPr>
        <w:t xml:space="preserve"> Zur </w:t>
      </w:r>
      <w:r w:rsidR="00F07811" w:rsidRPr="00E9276B">
        <w:rPr>
          <w:lang w:eastAsia="de-DE"/>
        </w:rPr>
        <w:t xml:space="preserve">Überprüfung der auf dem Gerät vorhandenen Module, kann eine Übersicht </w:t>
      </w:r>
      <w:r w:rsidR="00B80513" w:rsidRPr="00E9276B">
        <w:rPr>
          <w:lang w:eastAsia="de-DE"/>
        </w:rPr>
        <w:t>in der Kommandozentrale erzeugt werden.</w:t>
      </w:r>
    </w:p>
    <w:p w14:paraId="688AC953" w14:textId="47298D10" w:rsidR="000372FB" w:rsidRPr="00E9276B" w:rsidRDefault="0071199A" w:rsidP="00BC5686">
      <w:pPr>
        <w:rPr>
          <w:lang w:eastAsia="de-DE"/>
        </w:rPr>
      </w:pPr>
      <w:r w:rsidRPr="00E9276B">
        <w:rPr>
          <w:lang w:eastAsia="de-DE"/>
        </w:rPr>
        <w:t>Exemplarisch</w:t>
      </w:r>
      <w:r w:rsidR="005A0351" w:rsidRPr="00E9276B">
        <w:rPr>
          <w:lang w:eastAsia="de-DE"/>
        </w:rPr>
        <w:t xml:space="preserve"> wird folgend der Code zur Ansteuerung des Temperatursensors dargestellt. </w:t>
      </w:r>
      <w:r w:rsidR="008768F8" w:rsidRPr="00E9276B">
        <w:rPr>
          <w:lang w:eastAsia="de-DE"/>
        </w:rPr>
        <w:t>Z</w:t>
      </w:r>
      <w:r w:rsidR="00C21A82" w:rsidRPr="00E9276B">
        <w:rPr>
          <w:lang w:eastAsia="de-DE"/>
        </w:rPr>
        <w:t>unächst werden die benötigten Module importiert.</w:t>
      </w:r>
      <w:r w:rsidR="00A67DBF" w:rsidRPr="00E9276B">
        <w:rPr>
          <w:lang w:eastAsia="de-DE"/>
        </w:rPr>
        <w:t xml:space="preserve"> </w:t>
      </w:r>
      <w:r w:rsidR="00F60906" w:rsidRPr="00E9276B">
        <w:rPr>
          <w:lang w:eastAsia="de-DE"/>
        </w:rPr>
        <w:t>Im Anschluss wird die Slave</w:t>
      </w:r>
      <w:r w:rsidR="006111BD" w:rsidRPr="00E9276B">
        <w:rPr>
          <w:lang w:eastAsia="de-DE"/>
        </w:rPr>
        <w:t>-</w:t>
      </w:r>
      <w:r w:rsidR="00F60906" w:rsidRPr="00E9276B">
        <w:rPr>
          <w:lang w:eastAsia="de-DE"/>
        </w:rPr>
        <w:t>Datei eingelesen</w:t>
      </w:r>
      <w:r w:rsidR="000F429B" w:rsidRPr="00E9276B">
        <w:rPr>
          <w:lang w:eastAsia="de-DE"/>
        </w:rPr>
        <w:t>.</w:t>
      </w:r>
      <w:r w:rsidR="004623B6" w:rsidRPr="00E9276B">
        <w:rPr>
          <w:lang w:eastAsia="de-DE"/>
        </w:rPr>
        <w:t xml:space="preserve"> </w:t>
      </w:r>
      <w:r w:rsidR="00523392" w:rsidRPr="00E9276B">
        <w:rPr>
          <w:lang w:eastAsia="de-DE"/>
        </w:rPr>
        <w:t xml:space="preserve">Nun erhält das Programm bereits temperaturabhängige Zahlenwerte. Diese müssen nun in </w:t>
      </w:r>
      <w:r w:rsidR="00917185" w:rsidRPr="00E9276B">
        <w:rPr>
          <w:lang w:eastAsia="de-DE"/>
        </w:rPr>
        <w:t>die Einheit Grad Celsius überführt werden.</w:t>
      </w:r>
      <w:r w:rsidR="002F5FB1" w:rsidRPr="00E9276B">
        <w:rPr>
          <w:lang w:eastAsia="de-DE"/>
        </w:rPr>
        <w:t xml:space="preserve"> Damit ist das Unterprogramm zu</w:t>
      </w:r>
      <w:r w:rsidR="003D183B" w:rsidRPr="00E9276B">
        <w:rPr>
          <w:lang w:eastAsia="de-DE"/>
        </w:rPr>
        <w:t xml:space="preserve">m Auslesen von Temperaturdaten vollständig. </w:t>
      </w:r>
      <w:r w:rsidR="00046A7F" w:rsidRPr="00E9276B">
        <w:rPr>
          <w:lang w:eastAsia="de-DE"/>
        </w:rPr>
        <w:t>Auf dieses greift das Haupt</w:t>
      </w:r>
      <w:r w:rsidR="008B6F3A" w:rsidRPr="00E9276B">
        <w:rPr>
          <w:lang w:eastAsia="de-DE"/>
        </w:rPr>
        <w:t>programm, welches Messwerte in einem definierten Zeitabstand ausgibt zu</w:t>
      </w:r>
      <w:r w:rsidR="00E9287B" w:rsidRPr="00E9276B">
        <w:rPr>
          <w:lang w:eastAsia="de-DE"/>
        </w:rPr>
        <w:t>.</w:t>
      </w:r>
    </w:p>
    <w:p w14:paraId="3D62DA5A"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6A9955"/>
          <w:sz w:val="21"/>
          <w:szCs w:val="21"/>
          <w:lang w:val="en-US" w:eastAsia="de-DE"/>
        </w:rPr>
        <w:t># </w:t>
      </w:r>
      <w:proofErr w:type="spellStart"/>
      <w:r w:rsidRPr="00E9276B">
        <w:rPr>
          <w:rFonts w:ascii="Consolas" w:eastAsia="Times New Roman" w:hAnsi="Consolas" w:cs="Times New Roman"/>
          <w:color w:val="6A9955"/>
          <w:sz w:val="21"/>
          <w:szCs w:val="21"/>
          <w:lang w:val="en-US" w:eastAsia="de-DE"/>
        </w:rPr>
        <w:t>Temperaturabfrage</w:t>
      </w:r>
      <w:proofErr w:type="spellEnd"/>
    </w:p>
    <w:p w14:paraId="145F85FD"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C586C0"/>
          <w:sz w:val="21"/>
          <w:szCs w:val="21"/>
          <w:lang w:val="en-US" w:eastAsia="de-DE"/>
        </w:rPr>
        <w:t>import</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4D4D4"/>
          <w:sz w:val="21"/>
          <w:szCs w:val="21"/>
          <w:lang w:val="en-US" w:eastAsia="de-DE"/>
        </w:rPr>
        <w:t>os</w:t>
      </w:r>
      <w:proofErr w:type="spellEnd"/>
      <w:r w:rsidRPr="00E9276B">
        <w:rPr>
          <w:rFonts w:ascii="Consolas" w:eastAsia="Times New Roman" w:hAnsi="Consolas" w:cs="Times New Roman"/>
          <w:color w:val="D4D4D4"/>
          <w:sz w:val="21"/>
          <w:szCs w:val="21"/>
          <w:lang w:val="en-US" w:eastAsia="de-DE"/>
        </w:rPr>
        <w:t>, sys, time, datetime</w:t>
      </w:r>
    </w:p>
    <w:p w14:paraId="2FA405D7"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C586C0"/>
          <w:sz w:val="21"/>
          <w:szCs w:val="21"/>
          <w:lang w:val="en-US" w:eastAsia="de-DE"/>
        </w:rPr>
        <w:t>import</w:t>
      </w:r>
      <w:r w:rsidRPr="00E9276B">
        <w:rPr>
          <w:rFonts w:ascii="Consolas" w:eastAsia="Times New Roman" w:hAnsi="Consolas" w:cs="Times New Roman"/>
          <w:color w:val="D4D4D4"/>
          <w:sz w:val="21"/>
          <w:szCs w:val="21"/>
          <w:lang w:val="en-US" w:eastAsia="de-DE"/>
        </w:rPr>
        <w:t> random</w:t>
      </w:r>
    </w:p>
    <w:p w14:paraId="4280D528" w14:textId="77777777" w:rsidR="00007A1F" w:rsidRPr="00E9276B" w:rsidRDefault="00007A1F" w:rsidP="00007A1F">
      <w:pPr>
        <w:shd w:val="clear" w:color="auto" w:fill="1E1E1E"/>
        <w:spacing w:after="240" w:line="285" w:lineRule="atLeast"/>
        <w:jc w:val="left"/>
        <w:rPr>
          <w:rFonts w:ascii="Consolas" w:eastAsia="Times New Roman" w:hAnsi="Consolas" w:cs="Times New Roman"/>
          <w:color w:val="D4D4D4"/>
          <w:sz w:val="21"/>
          <w:szCs w:val="21"/>
          <w:lang w:val="en-US" w:eastAsia="de-DE"/>
        </w:rPr>
      </w:pPr>
    </w:p>
    <w:p w14:paraId="637E4761"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569CD6"/>
          <w:sz w:val="21"/>
          <w:szCs w:val="21"/>
          <w:lang w:val="en-US" w:eastAsia="de-DE"/>
        </w:rPr>
        <w:t>def</w:t>
      </w:r>
      <w:r w:rsidRPr="00E9276B">
        <w:rPr>
          <w:rFonts w:ascii="Consolas" w:eastAsia="Times New Roman" w:hAnsi="Consolas" w:cs="Times New Roman"/>
          <w:color w:val="D4D4D4"/>
          <w:sz w:val="21"/>
          <w:szCs w:val="21"/>
          <w:lang w:val="en-US" w:eastAsia="de-DE"/>
        </w:rPr>
        <w:t> </w:t>
      </w:r>
      <w:proofErr w:type="spellStart"/>
      <w:proofErr w:type="gramStart"/>
      <w:r w:rsidRPr="00E9276B">
        <w:rPr>
          <w:rFonts w:ascii="Consolas" w:eastAsia="Times New Roman" w:hAnsi="Consolas" w:cs="Times New Roman"/>
          <w:color w:val="DCDCAA"/>
          <w:sz w:val="21"/>
          <w:szCs w:val="21"/>
          <w:lang w:val="en-US" w:eastAsia="de-DE"/>
        </w:rPr>
        <w:t>aktuelleTemperatur</w:t>
      </w:r>
      <w:proofErr w:type="spellEnd"/>
      <w:r w:rsidRPr="00E9276B">
        <w:rPr>
          <w:rFonts w:ascii="Consolas" w:eastAsia="Times New Roman" w:hAnsi="Consolas" w:cs="Times New Roman"/>
          <w:color w:val="D4D4D4"/>
          <w:sz w:val="21"/>
          <w:szCs w:val="21"/>
          <w:lang w:val="en-US" w:eastAsia="de-DE"/>
        </w:rPr>
        <w:t>(</w:t>
      </w:r>
      <w:proofErr w:type="gramEnd"/>
      <w:r w:rsidRPr="00E9276B">
        <w:rPr>
          <w:rFonts w:ascii="Consolas" w:eastAsia="Times New Roman" w:hAnsi="Consolas" w:cs="Times New Roman"/>
          <w:color w:val="D4D4D4"/>
          <w:sz w:val="21"/>
          <w:szCs w:val="21"/>
          <w:lang w:val="en-US" w:eastAsia="de-DE"/>
        </w:rPr>
        <w:t>):</w:t>
      </w:r>
    </w:p>
    <w:p w14:paraId="7E854AFF"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
    <w:p w14:paraId="5A9B1504"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6A9955"/>
          <w:sz w:val="21"/>
          <w:szCs w:val="21"/>
          <w:lang w:val="en-US" w:eastAsia="de-DE"/>
        </w:rPr>
        <w:t># 1-wire Slave </w:t>
      </w:r>
      <w:proofErr w:type="spellStart"/>
      <w:r w:rsidRPr="00E9276B">
        <w:rPr>
          <w:rFonts w:ascii="Consolas" w:eastAsia="Times New Roman" w:hAnsi="Consolas" w:cs="Times New Roman"/>
          <w:color w:val="6A9955"/>
          <w:sz w:val="21"/>
          <w:szCs w:val="21"/>
          <w:lang w:val="en-US" w:eastAsia="de-DE"/>
        </w:rPr>
        <w:t>Datei</w:t>
      </w:r>
      <w:proofErr w:type="spellEnd"/>
      <w:r w:rsidRPr="00E9276B">
        <w:rPr>
          <w:rFonts w:ascii="Consolas" w:eastAsia="Times New Roman" w:hAnsi="Consolas" w:cs="Times New Roman"/>
          <w:color w:val="6A9955"/>
          <w:sz w:val="21"/>
          <w:szCs w:val="21"/>
          <w:lang w:val="en-US" w:eastAsia="de-DE"/>
        </w:rPr>
        <w:t> </w:t>
      </w:r>
      <w:proofErr w:type="spellStart"/>
      <w:r w:rsidRPr="00E9276B">
        <w:rPr>
          <w:rFonts w:ascii="Consolas" w:eastAsia="Times New Roman" w:hAnsi="Consolas" w:cs="Times New Roman"/>
          <w:color w:val="6A9955"/>
          <w:sz w:val="21"/>
          <w:szCs w:val="21"/>
          <w:lang w:val="en-US" w:eastAsia="de-DE"/>
        </w:rPr>
        <w:t>lesen</w:t>
      </w:r>
      <w:proofErr w:type="spellEnd"/>
    </w:p>
    <w:p w14:paraId="0A822860"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file</w:t>
      </w:r>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DCDCAA"/>
          <w:sz w:val="21"/>
          <w:szCs w:val="21"/>
          <w:lang w:val="en-US" w:eastAsia="de-DE"/>
        </w:rPr>
        <w:t>open</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'/sys/bus/w1/devices/28-3c01d607c29f/w1_slave'</w:t>
      </w:r>
      <w:r w:rsidRPr="00E9276B">
        <w:rPr>
          <w:rFonts w:ascii="Consolas" w:eastAsia="Times New Roman" w:hAnsi="Consolas" w:cs="Times New Roman"/>
          <w:color w:val="D4D4D4"/>
          <w:sz w:val="21"/>
          <w:szCs w:val="21"/>
          <w:lang w:val="en-US" w:eastAsia="de-DE"/>
        </w:rPr>
        <w:t>)</w:t>
      </w:r>
    </w:p>
    <w:p w14:paraId="3E53B042"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4D4D4"/>
          <w:sz w:val="21"/>
          <w:szCs w:val="21"/>
          <w:lang w:val="en-US" w:eastAsia="de-DE"/>
        </w:rPr>
        <w:t>filecontent</w:t>
      </w:r>
      <w:proofErr w:type="spellEnd"/>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9CDCFE"/>
          <w:sz w:val="21"/>
          <w:szCs w:val="21"/>
          <w:lang w:val="en-US" w:eastAsia="de-DE"/>
        </w:rPr>
        <w:t>file</w:t>
      </w:r>
      <w:r w:rsidRPr="00E9276B">
        <w:rPr>
          <w:rFonts w:ascii="Consolas" w:eastAsia="Times New Roman" w:hAnsi="Consolas" w:cs="Times New Roman"/>
          <w:color w:val="D4D4D4"/>
          <w:sz w:val="21"/>
          <w:szCs w:val="21"/>
          <w:lang w:val="en-US" w:eastAsia="de-DE"/>
        </w:rPr>
        <w:t>.read</w:t>
      </w:r>
      <w:proofErr w:type="spellEnd"/>
      <w:proofErr w:type="gramEnd"/>
      <w:r w:rsidRPr="00E9276B">
        <w:rPr>
          <w:rFonts w:ascii="Consolas" w:eastAsia="Times New Roman" w:hAnsi="Consolas" w:cs="Times New Roman"/>
          <w:color w:val="D4D4D4"/>
          <w:sz w:val="21"/>
          <w:szCs w:val="21"/>
          <w:lang w:val="en-US" w:eastAsia="de-DE"/>
        </w:rPr>
        <w:t>()</w:t>
      </w:r>
    </w:p>
    <w:p w14:paraId="2B9DB576"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proofErr w:type="gramStart"/>
      <w:r w:rsidRPr="00E9276B">
        <w:rPr>
          <w:rFonts w:ascii="Consolas" w:eastAsia="Times New Roman" w:hAnsi="Consolas" w:cs="Times New Roman"/>
          <w:color w:val="9CDCFE"/>
          <w:sz w:val="21"/>
          <w:szCs w:val="21"/>
          <w:lang w:val="en-US" w:eastAsia="de-DE"/>
        </w:rPr>
        <w:t>file</w:t>
      </w:r>
      <w:r w:rsidRPr="00E9276B">
        <w:rPr>
          <w:rFonts w:ascii="Consolas" w:eastAsia="Times New Roman" w:hAnsi="Consolas" w:cs="Times New Roman"/>
          <w:color w:val="D4D4D4"/>
          <w:sz w:val="21"/>
          <w:szCs w:val="21"/>
          <w:lang w:val="en-US" w:eastAsia="de-DE"/>
        </w:rPr>
        <w:t>.close</w:t>
      </w:r>
      <w:proofErr w:type="spellEnd"/>
      <w:proofErr w:type="gramEnd"/>
      <w:r w:rsidRPr="00E9276B">
        <w:rPr>
          <w:rFonts w:ascii="Consolas" w:eastAsia="Times New Roman" w:hAnsi="Consolas" w:cs="Times New Roman"/>
          <w:color w:val="D4D4D4"/>
          <w:sz w:val="21"/>
          <w:szCs w:val="21"/>
          <w:lang w:val="en-US" w:eastAsia="de-DE"/>
        </w:rPr>
        <w:t>()</w:t>
      </w:r>
    </w:p>
    <w:p w14:paraId="5C472F68"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val="en-US" w:eastAsia="de-DE"/>
        </w:rPr>
      </w:pPr>
    </w:p>
    <w:p w14:paraId="31F283D2"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6A9955"/>
          <w:sz w:val="21"/>
          <w:szCs w:val="21"/>
          <w:lang w:eastAsia="de-DE"/>
        </w:rPr>
        <w:t># Temperaturwerte auslesen und konvertieren</w:t>
      </w:r>
    </w:p>
    <w:p w14:paraId="3FB7DD5D"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stringvalue = </w:t>
      </w:r>
      <w:proofErr w:type="gramStart"/>
      <w:r w:rsidRPr="00E9276B">
        <w:rPr>
          <w:rFonts w:ascii="Consolas" w:eastAsia="Times New Roman" w:hAnsi="Consolas" w:cs="Times New Roman"/>
          <w:color w:val="D4D4D4"/>
          <w:sz w:val="21"/>
          <w:szCs w:val="21"/>
          <w:lang w:eastAsia="de-DE"/>
        </w:rPr>
        <w:t>filecontent.split</w:t>
      </w:r>
      <w:proofErr w:type="gramEnd"/>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CE9178"/>
          <w:sz w:val="21"/>
          <w:szCs w:val="21"/>
          <w:lang w:eastAsia="de-DE"/>
        </w:rPr>
        <w:t>"</w:t>
      </w:r>
      <w:r w:rsidRPr="00E9276B">
        <w:rPr>
          <w:rFonts w:ascii="Consolas" w:eastAsia="Times New Roman" w:hAnsi="Consolas" w:cs="Times New Roman"/>
          <w:color w:val="D7BA7D"/>
          <w:sz w:val="21"/>
          <w:szCs w:val="21"/>
          <w:lang w:eastAsia="de-DE"/>
        </w:rPr>
        <w:t>\n</w:t>
      </w:r>
      <w:r w:rsidRPr="00E9276B">
        <w:rPr>
          <w:rFonts w:ascii="Consolas" w:eastAsia="Times New Roman" w:hAnsi="Consolas" w:cs="Times New Roman"/>
          <w:color w:val="CE9178"/>
          <w:sz w:val="21"/>
          <w:szCs w:val="21"/>
          <w:lang w:eastAsia="de-DE"/>
        </w:rPr>
        <w:t>"</w:t>
      </w:r>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B5CEA8"/>
          <w:sz w:val="21"/>
          <w:szCs w:val="21"/>
          <w:lang w:eastAsia="de-DE"/>
        </w:rPr>
        <w:t>1</w:t>
      </w:r>
      <w:r w:rsidRPr="00E9276B">
        <w:rPr>
          <w:rFonts w:ascii="Consolas" w:eastAsia="Times New Roman" w:hAnsi="Consolas" w:cs="Times New Roman"/>
          <w:color w:val="D4D4D4"/>
          <w:sz w:val="21"/>
          <w:szCs w:val="21"/>
          <w:lang w:eastAsia="de-DE"/>
        </w:rPr>
        <w:t>].split(</w:t>
      </w:r>
      <w:r w:rsidRPr="00E9276B">
        <w:rPr>
          <w:rFonts w:ascii="Consolas" w:eastAsia="Times New Roman" w:hAnsi="Consolas" w:cs="Times New Roman"/>
          <w:color w:val="CE9178"/>
          <w:sz w:val="21"/>
          <w:szCs w:val="21"/>
          <w:lang w:eastAsia="de-DE"/>
        </w:rPr>
        <w:t>" "</w:t>
      </w:r>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B5CEA8"/>
          <w:sz w:val="21"/>
          <w:szCs w:val="21"/>
          <w:lang w:eastAsia="de-DE"/>
        </w:rPr>
        <w:t>9</w:t>
      </w: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6A9955"/>
          <w:sz w:val="21"/>
          <w:szCs w:val="21"/>
          <w:lang w:eastAsia="de-DE"/>
        </w:rPr>
        <w:t>#Abfrage des Wertes in Zeile [1] an der Stelle [9]. Hier befindet sich die Temp</w:t>
      </w:r>
    </w:p>
    <w:p w14:paraId="0BB41CF8"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temperature = </w:t>
      </w:r>
      <w:r w:rsidRPr="00E9276B">
        <w:rPr>
          <w:rFonts w:ascii="Consolas" w:eastAsia="Times New Roman" w:hAnsi="Consolas" w:cs="Times New Roman"/>
          <w:color w:val="4EC9B0"/>
          <w:sz w:val="21"/>
          <w:szCs w:val="21"/>
          <w:lang w:eastAsia="de-DE"/>
        </w:rPr>
        <w:t>float</w:t>
      </w:r>
      <w:r w:rsidRPr="00E9276B">
        <w:rPr>
          <w:rFonts w:ascii="Consolas" w:eastAsia="Times New Roman" w:hAnsi="Consolas" w:cs="Times New Roman"/>
          <w:color w:val="D4D4D4"/>
          <w:sz w:val="21"/>
          <w:szCs w:val="21"/>
          <w:lang w:eastAsia="de-DE"/>
        </w:rPr>
        <w:t>(</w:t>
      </w:r>
      <w:proofErr w:type="gramStart"/>
      <w:r w:rsidRPr="00E9276B">
        <w:rPr>
          <w:rFonts w:ascii="Consolas" w:eastAsia="Times New Roman" w:hAnsi="Consolas" w:cs="Times New Roman"/>
          <w:color w:val="D4D4D4"/>
          <w:sz w:val="21"/>
          <w:szCs w:val="21"/>
          <w:lang w:eastAsia="de-DE"/>
        </w:rPr>
        <w:t>stringvalue[</w:t>
      </w:r>
      <w:proofErr w:type="gramEnd"/>
      <w:r w:rsidRPr="00E9276B">
        <w:rPr>
          <w:rFonts w:ascii="Consolas" w:eastAsia="Times New Roman" w:hAnsi="Consolas" w:cs="Times New Roman"/>
          <w:color w:val="B5CEA8"/>
          <w:sz w:val="21"/>
          <w:szCs w:val="21"/>
          <w:lang w:eastAsia="de-DE"/>
        </w:rPr>
        <w:t>2</w:t>
      </w:r>
      <w:r w:rsidRPr="00E9276B">
        <w:rPr>
          <w:rFonts w:ascii="Consolas" w:eastAsia="Times New Roman" w:hAnsi="Consolas" w:cs="Times New Roman"/>
          <w:color w:val="D4D4D4"/>
          <w:sz w:val="21"/>
          <w:szCs w:val="21"/>
          <w:lang w:eastAsia="de-DE"/>
        </w:rPr>
        <w:t>:]) / </w:t>
      </w:r>
      <w:r w:rsidRPr="00E9276B">
        <w:rPr>
          <w:rFonts w:ascii="Consolas" w:eastAsia="Times New Roman" w:hAnsi="Consolas" w:cs="Times New Roman"/>
          <w:color w:val="B5CEA8"/>
          <w:sz w:val="21"/>
          <w:szCs w:val="21"/>
          <w:lang w:eastAsia="de-DE"/>
        </w:rPr>
        <w:t>1000</w:t>
      </w: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6A9955"/>
          <w:sz w:val="21"/>
          <w:szCs w:val="21"/>
          <w:lang w:eastAsia="de-DE"/>
        </w:rPr>
        <w:t># gibt Wert ab 3. Stelle an, da Wert als "t=23765" angegeben wird</w:t>
      </w:r>
    </w:p>
    <w:p w14:paraId="17C803F4"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p>
    <w:p w14:paraId="6F4C6168"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6A9955"/>
          <w:sz w:val="21"/>
          <w:szCs w:val="21"/>
          <w:lang w:eastAsia="de-DE"/>
        </w:rPr>
        <w:t># Temperatur ausgeben</w:t>
      </w:r>
    </w:p>
    <w:p w14:paraId="6041D4B5"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D4D4D4"/>
          <w:sz w:val="21"/>
          <w:szCs w:val="21"/>
          <w:lang w:eastAsia="de-DE"/>
        </w:rPr>
        <w:t>rueckgabewert</w:t>
      </w:r>
      <w:proofErr w:type="spellEnd"/>
      <w:r w:rsidRPr="00E9276B">
        <w:rPr>
          <w:rFonts w:ascii="Consolas" w:eastAsia="Times New Roman" w:hAnsi="Consolas" w:cs="Times New Roman"/>
          <w:color w:val="D4D4D4"/>
          <w:sz w:val="21"/>
          <w:szCs w:val="21"/>
          <w:lang w:eastAsia="de-DE"/>
        </w:rPr>
        <w:t> = </w:t>
      </w:r>
      <w:r w:rsidRPr="00E9276B">
        <w:rPr>
          <w:rFonts w:ascii="Consolas" w:eastAsia="Times New Roman" w:hAnsi="Consolas" w:cs="Times New Roman"/>
          <w:color w:val="CE9178"/>
          <w:sz w:val="21"/>
          <w:szCs w:val="21"/>
          <w:lang w:eastAsia="de-DE"/>
        </w:rPr>
        <w:t>'</w:t>
      </w:r>
      <w:r w:rsidRPr="00E9276B">
        <w:rPr>
          <w:rFonts w:ascii="Consolas" w:eastAsia="Times New Roman" w:hAnsi="Consolas" w:cs="Times New Roman"/>
          <w:color w:val="569CD6"/>
          <w:sz w:val="21"/>
          <w:szCs w:val="21"/>
          <w:lang w:eastAsia="de-DE"/>
        </w:rPr>
        <w:t>%6.2f</w:t>
      </w:r>
      <w:r w:rsidRPr="00E9276B">
        <w:rPr>
          <w:rFonts w:ascii="Consolas" w:eastAsia="Times New Roman" w:hAnsi="Consolas" w:cs="Times New Roman"/>
          <w:color w:val="CE9178"/>
          <w:sz w:val="21"/>
          <w:szCs w:val="21"/>
          <w:lang w:eastAsia="de-DE"/>
        </w:rPr>
        <w:t>'</w:t>
      </w:r>
      <w:r w:rsidRPr="00E9276B">
        <w:rPr>
          <w:rFonts w:ascii="Consolas" w:eastAsia="Times New Roman" w:hAnsi="Consolas" w:cs="Times New Roman"/>
          <w:color w:val="D4D4D4"/>
          <w:sz w:val="21"/>
          <w:szCs w:val="21"/>
          <w:lang w:eastAsia="de-DE"/>
        </w:rPr>
        <w:t> % </w:t>
      </w:r>
      <w:proofErr w:type="spellStart"/>
      <w:r w:rsidRPr="00E9276B">
        <w:rPr>
          <w:rFonts w:ascii="Consolas" w:eastAsia="Times New Roman" w:hAnsi="Consolas" w:cs="Times New Roman"/>
          <w:color w:val="D4D4D4"/>
          <w:sz w:val="21"/>
          <w:szCs w:val="21"/>
          <w:lang w:eastAsia="de-DE"/>
        </w:rPr>
        <w:t>temperature</w:t>
      </w:r>
      <w:proofErr w:type="spellEnd"/>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6A9955"/>
          <w:sz w:val="21"/>
          <w:szCs w:val="21"/>
          <w:lang w:eastAsia="de-DE"/>
        </w:rPr>
        <w:t># %6 --&gt;Dezimalzahl wird auf 6 Stellen mit Nullen aufgefüllt, um Kommafehler bei 1-stelligen Celsiuswerten zu vermeiden. </w:t>
      </w:r>
      <w:proofErr w:type="gramStart"/>
      <w:r w:rsidRPr="00E9276B">
        <w:rPr>
          <w:rFonts w:ascii="Consolas" w:eastAsia="Times New Roman" w:hAnsi="Consolas" w:cs="Times New Roman"/>
          <w:color w:val="6A9955"/>
          <w:sz w:val="21"/>
          <w:szCs w:val="21"/>
          <w:lang w:eastAsia="de-DE"/>
        </w:rPr>
        <w:t>2:--</w:t>
      </w:r>
      <w:proofErr w:type="gramEnd"/>
      <w:r w:rsidRPr="00E9276B">
        <w:rPr>
          <w:rFonts w:ascii="Consolas" w:eastAsia="Times New Roman" w:hAnsi="Consolas" w:cs="Times New Roman"/>
          <w:color w:val="6A9955"/>
          <w:sz w:val="21"/>
          <w:szCs w:val="21"/>
          <w:lang w:eastAsia="de-DE"/>
        </w:rPr>
        <w:t>&gt; Komma nach zwei Stellen</w:t>
      </w:r>
    </w:p>
    <w:p w14:paraId="5889FC65" w14:textId="77777777" w:rsidR="00007A1F" w:rsidRPr="00E9276B" w:rsidRDefault="00007A1F" w:rsidP="00007A1F">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C586C0"/>
          <w:sz w:val="21"/>
          <w:szCs w:val="21"/>
          <w:lang w:eastAsia="de-DE"/>
        </w:rPr>
        <w:t>return</w:t>
      </w:r>
      <w:proofErr w:type="spellEnd"/>
      <w:r w:rsidRPr="00E9276B">
        <w:rPr>
          <w:rFonts w:ascii="Consolas" w:eastAsia="Times New Roman" w:hAnsi="Consolas" w:cs="Times New Roman"/>
          <w:color w:val="D4D4D4"/>
          <w:sz w:val="21"/>
          <w:szCs w:val="21"/>
          <w:lang w:eastAsia="de-DE"/>
        </w:rPr>
        <w:t>(</w:t>
      </w:r>
      <w:proofErr w:type="spellStart"/>
      <w:r w:rsidRPr="00E9276B">
        <w:rPr>
          <w:rFonts w:ascii="Consolas" w:eastAsia="Times New Roman" w:hAnsi="Consolas" w:cs="Times New Roman"/>
          <w:color w:val="D4D4D4"/>
          <w:sz w:val="21"/>
          <w:szCs w:val="21"/>
          <w:lang w:eastAsia="de-DE"/>
        </w:rPr>
        <w:t>rueckgabewert</w:t>
      </w:r>
      <w:proofErr w:type="spellEnd"/>
      <w:r w:rsidRPr="00E9276B">
        <w:rPr>
          <w:rFonts w:ascii="Consolas" w:eastAsia="Times New Roman" w:hAnsi="Consolas" w:cs="Times New Roman"/>
          <w:color w:val="D4D4D4"/>
          <w:sz w:val="21"/>
          <w:szCs w:val="21"/>
          <w:lang w:eastAsia="de-DE"/>
        </w:rPr>
        <w:t>)</w:t>
      </w:r>
    </w:p>
    <w:p w14:paraId="20156BEA" w14:textId="77777777" w:rsidR="00007A1F" w:rsidRPr="00E9276B" w:rsidRDefault="00007A1F" w:rsidP="00BC5686">
      <w:pPr>
        <w:rPr>
          <w:lang w:eastAsia="de-DE"/>
        </w:rPr>
      </w:pPr>
    </w:p>
    <w:p w14:paraId="6E727012" w14:textId="1887B3F9" w:rsidR="00D3556B" w:rsidRPr="00E9276B" w:rsidRDefault="00DC3531" w:rsidP="00DC3531">
      <w:pPr>
        <w:pStyle w:val="berschrift2"/>
      </w:pPr>
      <w:bookmarkStart w:id="34" w:name="_Toc73274653"/>
      <w:r w:rsidRPr="00E9276B">
        <w:t>3.2 Automatische E-Mail-Benachrichtigung</w:t>
      </w:r>
      <w:bookmarkEnd w:id="34"/>
    </w:p>
    <w:p w14:paraId="32C6E0CB" w14:textId="15634DC6" w:rsidR="00A8697C" w:rsidRPr="00E9276B" w:rsidRDefault="00A8697C" w:rsidP="00A8697C">
      <w:r w:rsidRPr="00E9276B">
        <w:t>Als erster Schritt wird das notwendige Bibliotheksmodul ist „</w:t>
      </w:r>
      <w:proofErr w:type="spellStart"/>
      <w:r w:rsidRPr="00E9276B">
        <w:t>smtplib</w:t>
      </w:r>
      <w:proofErr w:type="spellEnd"/>
      <w:r w:rsidRPr="00E9276B">
        <w:t xml:space="preserve">“ importiert. Dies ist eine Standardbibliothek für das Versenden von E-Mails mit dem </w:t>
      </w:r>
      <w:r w:rsidRPr="00E9276B">
        <w:rPr>
          <w:b/>
          <w:bCs/>
        </w:rPr>
        <w:t>S</w:t>
      </w:r>
      <w:r w:rsidRPr="00E9276B">
        <w:t xml:space="preserve">imple </w:t>
      </w:r>
      <w:r w:rsidRPr="00E9276B">
        <w:rPr>
          <w:b/>
          <w:bCs/>
        </w:rPr>
        <w:t>M</w:t>
      </w:r>
      <w:r w:rsidRPr="00E9276B">
        <w:t xml:space="preserve">ail </w:t>
      </w:r>
      <w:r w:rsidRPr="00E9276B">
        <w:rPr>
          <w:b/>
          <w:bCs/>
        </w:rPr>
        <w:t>T</w:t>
      </w:r>
      <w:r w:rsidRPr="00E9276B">
        <w:t xml:space="preserve">ransfer </w:t>
      </w:r>
      <w:r w:rsidRPr="00E9276B">
        <w:rPr>
          <w:b/>
          <w:bCs/>
        </w:rPr>
        <w:t>P</w:t>
      </w:r>
      <w:r w:rsidRPr="00E9276B">
        <w:t xml:space="preserve">rotocol (SMTP). </w:t>
      </w:r>
      <w:sdt>
        <w:sdtPr>
          <w:id w:val="430792024"/>
          <w:citation/>
        </w:sdtPr>
        <w:sdtEndPr/>
        <w:sdtContent>
          <w:r w:rsidR="004A57EE" w:rsidRPr="00E9276B">
            <w:fldChar w:fldCharType="begin"/>
          </w:r>
          <w:r w:rsidR="004A57EE" w:rsidRPr="00E9276B">
            <w:instrText xml:space="preserve"> CITATION Str99 \l 1031 </w:instrText>
          </w:r>
          <w:r w:rsidR="004A57EE" w:rsidRPr="00E9276B">
            <w:fldChar w:fldCharType="separate"/>
          </w:r>
          <w:r w:rsidR="004A57EE" w:rsidRPr="00E9276B">
            <w:rPr>
              <w:noProof/>
            </w:rPr>
            <w:t>(Ströder, 1999)</w:t>
          </w:r>
          <w:r w:rsidR="004A57EE" w:rsidRPr="00E9276B">
            <w:fldChar w:fldCharType="end"/>
          </w:r>
        </w:sdtContent>
      </w:sdt>
      <w:r w:rsidR="00F54557" w:rsidRPr="00E9276B">
        <w:t xml:space="preserve"> </w:t>
      </w:r>
      <w:sdt>
        <w:sdtPr>
          <w:id w:val="-115596227"/>
          <w:citation/>
        </w:sdtPr>
        <w:sdtEndPr/>
        <w:sdtContent>
          <w:r w:rsidR="00F54557" w:rsidRPr="00E9276B">
            <w:fldChar w:fldCharType="begin"/>
          </w:r>
          <w:r w:rsidR="00F54557" w:rsidRPr="00E9276B">
            <w:instrText xml:space="preserve"> CITATION Bea01 \l 1031 </w:instrText>
          </w:r>
          <w:r w:rsidR="00F54557" w:rsidRPr="00E9276B">
            <w:fldChar w:fldCharType="separate"/>
          </w:r>
          <w:r w:rsidR="00F54557" w:rsidRPr="00E9276B">
            <w:rPr>
              <w:noProof/>
            </w:rPr>
            <w:t>(Beazley, 2001)</w:t>
          </w:r>
          <w:r w:rsidR="00F54557" w:rsidRPr="00E9276B">
            <w:fldChar w:fldCharType="end"/>
          </w:r>
        </w:sdtContent>
      </w:sdt>
    </w:p>
    <w:p w14:paraId="12AA8C43"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E9276B">
        <w:rPr>
          <w:rFonts w:ascii="Consolas" w:eastAsia="Times New Roman" w:hAnsi="Consolas" w:cs="Times New Roman"/>
          <w:color w:val="C586C0"/>
          <w:sz w:val="21"/>
          <w:szCs w:val="21"/>
          <w:lang w:eastAsia="de-DE"/>
        </w:rPr>
        <w:t>import</w:t>
      </w:r>
      <w:proofErr w:type="spellEnd"/>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D4D4D4"/>
          <w:sz w:val="21"/>
          <w:szCs w:val="21"/>
          <w:lang w:eastAsia="de-DE"/>
        </w:rPr>
        <w:t>smtplib</w:t>
      </w:r>
      <w:proofErr w:type="spellEnd"/>
      <w:r w:rsidRPr="00E9276B">
        <w:rPr>
          <w:rFonts w:ascii="Consolas" w:eastAsia="Times New Roman" w:hAnsi="Consolas" w:cs="Times New Roman"/>
          <w:color w:val="D4D4D4"/>
          <w:sz w:val="21"/>
          <w:szCs w:val="21"/>
          <w:lang w:eastAsia="de-DE"/>
        </w:rPr>
        <w:t> </w:t>
      </w:r>
    </w:p>
    <w:p w14:paraId="33D3A8E1" w14:textId="1DAB6E70" w:rsidR="00F54557" w:rsidRPr="00E9276B" w:rsidRDefault="00F54557">
      <w:pPr>
        <w:spacing w:line="259" w:lineRule="auto"/>
        <w:jc w:val="left"/>
      </w:pPr>
      <w:r w:rsidRPr="00E9276B">
        <w:br w:type="page"/>
      </w:r>
    </w:p>
    <w:p w14:paraId="5A027E9A" w14:textId="77777777" w:rsidR="00A8697C" w:rsidRPr="00E9276B" w:rsidRDefault="00A8697C" w:rsidP="00A8697C">
      <w:pPr>
        <w:rPr>
          <w:rFonts w:ascii="Consolas" w:eastAsia="Times New Roman" w:hAnsi="Consolas" w:cs="Times New Roman"/>
          <w:i/>
          <w:iCs/>
          <w:sz w:val="21"/>
          <w:szCs w:val="21"/>
          <w:lang w:eastAsia="de-DE"/>
        </w:rPr>
      </w:pPr>
      <w:r w:rsidRPr="00E9276B">
        <w:lastRenderedPageBreak/>
        <w:t xml:space="preserve">Des Weiteren wird bei einem Brand eine E-Mail automatisch versendet. Dafür wird im Programm die Funktion </w:t>
      </w:r>
      <w:proofErr w:type="spellStart"/>
      <w:r w:rsidRPr="00E9276B">
        <w:rPr>
          <w:rFonts w:ascii="Consolas" w:eastAsia="Times New Roman" w:hAnsi="Consolas" w:cs="Times New Roman"/>
          <w:i/>
          <w:iCs/>
          <w:sz w:val="21"/>
          <w:szCs w:val="21"/>
          <w:lang w:eastAsia="de-DE"/>
        </w:rPr>
        <w:t>def</w:t>
      </w:r>
      <w:proofErr w:type="spellEnd"/>
      <w:r w:rsidRPr="00E9276B">
        <w:rPr>
          <w:rFonts w:ascii="Consolas" w:eastAsia="Times New Roman" w:hAnsi="Consolas" w:cs="Times New Roman"/>
          <w:i/>
          <w:iCs/>
          <w:sz w:val="21"/>
          <w:szCs w:val="21"/>
          <w:lang w:eastAsia="de-DE"/>
        </w:rPr>
        <w:t xml:space="preserve"> </w:t>
      </w:r>
      <w:proofErr w:type="gramStart"/>
      <w:r w:rsidRPr="00E9276B">
        <w:rPr>
          <w:rFonts w:ascii="Consolas" w:eastAsia="Times New Roman" w:hAnsi="Consolas" w:cs="Times New Roman"/>
          <w:i/>
          <w:iCs/>
          <w:sz w:val="21"/>
          <w:szCs w:val="21"/>
          <w:lang w:eastAsia="de-DE"/>
        </w:rPr>
        <w:t>sendmail(</w:t>
      </w:r>
      <w:proofErr w:type="gramEnd"/>
      <w:r w:rsidRPr="00E9276B">
        <w:rPr>
          <w:rFonts w:ascii="Consolas" w:eastAsia="Times New Roman" w:hAnsi="Consolas" w:cs="Times New Roman"/>
          <w:i/>
          <w:iCs/>
          <w:sz w:val="21"/>
          <w:szCs w:val="21"/>
          <w:lang w:eastAsia="de-DE"/>
        </w:rPr>
        <w:t>)</w:t>
      </w:r>
      <w:r w:rsidRPr="00E9276B">
        <w:t xml:space="preserve"> aufgerufen. Wobei sich zunächst in die </w:t>
      </w:r>
      <w:proofErr w:type="gramStart"/>
      <w:r w:rsidRPr="00E9276B">
        <w:t>Versender E-Mail</w:t>
      </w:r>
      <w:proofErr w:type="gramEnd"/>
      <w:r w:rsidRPr="00E9276B">
        <w:t xml:space="preserve"> eingeloggt wird, um danach eine E-Mail an den User zu senden mit dem Hinweis, dass ein Brand in dessen Wohnung ausgebrochen ist. Dies geschieht durch folgende Codezeile: </w:t>
      </w:r>
      <w:proofErr w:type="spellStart"/>
      <w:proofErr w:type="gramStart"/>
      <w:r w:rsidRPr="00E9276B">
        <w:rPr>
          <w:rFonts w:ascii="Consolas" w:eastAsia="Times New Roman" w:hAnsi="Consolas" w:cs="Times New Roman"/>
          <w:i/>
          <w:iCs/>
          <w:sz w:val="21"/>
          <w:szCs w:val="21"/>
          <w:lang w:eastAsia="de-DE"/>
        </w:rPr>
        <w:t>server.sendmail</w:t>
      </w:r>
      <w:proofErr w:type="spellEnd"/>
      <w:proofErr w:type="gramEnd"/>
      <w:r w:rsidRPr="00E9276B">
        <w:rPr>
          <w:rFonts w:ascii="Consolas" w:eastAsia="Times New Roman" w:hAnsi="Consolas" w:cs="Times New Roman"/>
          <w:i/>
          <w:iCs/>
          <w:sz w:val="21"/>
          <w:szCs w:val="21"/>
          <w:lang w:eastAsia="de-DE"/>
        </w:rPr>
        <w:t>(</w:t>
      </w:r>
      <w:proofErr w:type="spellStart"/>
      <w:r w:rsidRPr="00E9276B">
        <w:rPr>
          <w:rFonts w:ascii="Consolas" w:eastAsia="Times New Roman" w:hAnsi="Consolas" w:cs="Times New Roman"/>
          <w:i/>
          <w:iCs/>
          <w:sz w:val="21"/>
          <w:szCs w:val="21"/>
          <w:lang w:eastAsia="de-DE"/>
        </w:rPr>
        <w:t>mail_from</w:t>
      </w:r>
      <w:proofErr w:type="spellEnd"/>
      <w:r w:rsidRPr="00E9276B">
        <w:rPr>
          <w:rFonts w:ascii="Consolas" w:eastAsia="Times New Roman" w:hAnsi="Consolas" w:cs="Times New Roman"/>
          <w:i/>
          <w:iCs/>
          <w:sz w:val="21"/>
          <w:szCs w:val="21"/>
          <w:lang w:eastAsia="de-DE"/>
        </w:rPr>
        <w:t>, </w:t>
      </w:r>
      <w:proofErr w:type="spellStart"/>
      <w:r w:rsidRPr="00E9276B">
        <w:rPr>
          <w:rFonts w:ascii="Consolas" w:eastAsia="Times New Roman" w:hAnsi="Consolas" w:cs="Times New Roman"/>
          <w:i/>
          <w:iCs/>
          <w:sz w:val="21"/>
          <w:szCs w:val="21"/>
          <w:lang w:eastAsia="de-DE"/>
        </w:rPr>
        <w:t>mail_to</w:t>
      </w:r>
      <w:proofErr w:type="spellEnd"/>
      <w:r w:rsidRPr="00E9276B">
        <w:rPr>
          <w:rFonts w:ascii="Consolas" w:eastAsia="Times New Roman" w:hAnsi="Consolas" w:cs="Times New Roman"/>
          <w:i/>
          <w:iCs/>
          <w:sz w:val="21"/>
          <w:szCs w:val="21"/>
          <w:lang w:eastAsia="de-DE"/>
        </w:rPr>
        <w:t>, </w:t>
      </w:r>
      <w:proofErr w:type="spellStart"/>
      <w:r w:rsidRPr="00E9276B">
        <w:rPr>
          <w:rFonts w:ascii="Consolas" w:eastAsia="Times New Roman" w:hAnsi="Consolas" w:cs="Times New Roman"/>
          <w:i/>
          <w:iCs/>
          <w:sz w:val="21"/>
          <w:szCs w:val="21"/>
          <w:lang w:eastAsia="de-DE"/>
        </w:rPr>
        <w:t>mail_data</w:t>
      </w:r>
      <w:proofErr w:type="spellEnd"/>
      <w:r w:rsidRPr="00E9276B">
        <w:rPr>
          <w:rFonts w:ascii="Consolas" w:eastAsia="Times New Roman" w:hAnsi="Consolas" w:cs="Times New Roman"/>
          <w:i/>
          <w:iCs/>
          <w:sz w:val="21"/>
          <w:szCs w:val="21"/>
          <w:lang w:eastAsia="de-DE"/>
        </w:rPr>
        <w:t>)</w:t>
      </w:r>
    </w:p>
    <w:p w14:paraId="2CBFC2FF"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E9276B">
        <w:rPr>
          <w:rFonts w:ascii="Consolas" w:eastAsia="Times New Roman" w:hAnsi="Consolas" w:cs="Times New Roman"/>
          <w:color w:val="569CD6"/>
          <w:sz w:val="21"/>
          <w:szCs w:val="21"/>
          <w:lang w:eastAsia="de-DE"/>
        </w:rPr>
        <w:t>def</w:t>
      </w:r>
      <w:proofErr w:type="spellEnd"/>
      <w:r w:rsidRPr="00E9276B">
        <w:rPr>
          <w:rFonts w:ascii="Consolas" w:eastAsia="Times New Roman" w:hAnsi="Consolas" w:cs="Times New Roman"/>
          <w:color w:val="D4D4D4"/>
          <w:sz w:val="21"/>
          <w:szCs w:val="21"/>
          <w:lang w:eastAsia="de-DE"/>
        </w:rPr>
        <w:t> </w:t>
      </w:r>
      <w:proofErr w:type="gramStart"/>
      <w:r w:rsidRPr="00E9276B">
        <w:rPr>
          <w:rFonts w:ascii="Consolas" w:eastAsia="Times New Roman" w:hAnsi="Consolas" w:cs="Times New Roman"/>
          <w:color w:val="DCDCAA"/>
          <w:sz w:val="21"/>
          <w:szCs w:val="21"/>
          <w:lang w:eastAsia="de-DE"/>
        </w:rPr>
        <w:t>sendmail</w:t>
      </w:r>
      <w:r w:rsidRPr="00E9276B">
        <w:rPr>
          <w:rFonts w:ascii="Consolas" w:eastAsia="Times New Roman" w:hAnsi="Consolas" w:cs="Times New Roman"/>
          <w:color w:val="D4D4D4"/>
          <w:sz w:val="21"/>
          <w:szCs w:val="21"/>
          <w:lang w:eastAsia="de-DE"/>
        </w:rPr>
        <w:t>(</w:t>
      </w:r>
      <w:proofErr w:type="gramEnd"/>
      <w:r w:rsidRPr="00E9276B">
        <w:rPr>
          <w:rFonts w:ascii="Consolas" w:eastAsia="Times New Roman" w:hAnsi="Consolas" w:cs="Times New Roman"/>
          <w:color w:val="D4D4D4"/>
          <w:sz w:val="21"/>
          <w:szCs w:val="21"/>
          <w:lang w:eastAsia="de-DE"/>
        </w:rPr>
        <w:t>):</w:t>
      </w:r>
    </w:p>
    <w:p w14:paraId="53A87D70"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w:t>
      </w:r>
      <w:proofErr w:type="spellStart"/>
      <w:proofErr w:type="gramStart"/>
      <w:r w:rsidRPr="00E9276B">
        <w:rPr>
          <w:rFonts w:ascii="Consolas" w:eastAsia="Times New Roman" w:hAnsi="Consolas" w:cs="Times New Roman"/>
          <w:color w:val="D4D4D4"/>
          <w:sz w:val="21"/>
          <w:szCs w:val="21"/>
          <w:lang w:eastAsia="de-DE"/>
        </w:rPr>
        <w:t>server.starttls</w:t>
      </w:r>
      <w:proofErr w:type="spellEnd"/>
      <w:proofErr w:type="gramEnd"/>
      <w:r w:rsidRPr="00E9276B">
        <w:rPr>
          <w:rFonts w:ascii="Consolas" w:eastAsia="Times New Roman" w:hAnsi="Consolas" w:cs="Times New Roman"/>
          <w:color w:val="D4D4D4"/>
          <w:sz w:val="21"/>
          <w:szCs w:val="21"/>
          <w:lang w:eastAsia="de-DE"/>
        </w:rPr>
        <w:t>()</w:t>
      </w:r>
    </w:p>
    <w:p w14:paraId="01E11280"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D4D4D4"/>
          <w:sz w:val="21"/>
          <w:szCs w:val="21"/>
          <w:lang w:eastAsia="de-DE"/>
        </w:rPr>
        <w:t>server.</w:t>
      </w:r>
      <w:proofErr w:type="gramStart"/>
      <w:r w:rsidRPr="00E9276B">
        <w:rPr>
          <w:rFonts w:ascii="Consolas" w:eastAsia="Times New Roman" w:hAnsi="Consolas" w:cs="Times New Roman"/>
          <w:color w:val="D4D4D4"/>
          <w:sz w:val="21"/>
          <w:szCs w:val="21"/>
          <w:lang w:eastAsia="de-DE"/>
        </w:rPr>
        <w:t>login</w:t>
      </w:r>
      <w:proofErr w:type="spellEnd"/>
      <w:r w:rsidRPr="00E9276B">
        <w:rPr>
          <w:rFonts w:ascii="Consolas" w:eastAsia="Times New Roman" w:hAnsi="Consolas" w:cs="Times New Roman"/>
          <w:color w:val="D4D4D4"/>
          <w:sz w:val="21"/>
          <w:szCs w:val="21"/>
          <w:lang w:eastAsia="de-DE"/>
        </w:rPr>
        <w:t>(</w:t>
      </w:r>
      <w:proofErr w:type="spellStart"/>
      <w:proofErr w:type="gramEnd"/>
      <w:r w:rsidRPr="00E9276B">
        <w:rPr>
          <w:rFonts w:ascii="Consolas" w:eastAsia="Times New Roman" w:hAnsi="Consolas" w:cs="Times New Roman"/>
          <w:color w:val="D4D4D4"/>
          <w:sz w:val="21"/>
          <w:szCs w:val="21"/>
          <w:lang w:eastAsia="de-DE"/>
        </w:rPr>
        <w:t>mail_from</w:t>
      </w:r>
      <w:proofErr w:type="spellEnd"/>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D4D4D4"/>
          <w:sz w:val="21"/>
          <w:szCs w:val="21"/>
          <w:lang w:eastAsia="de-DE"/>
        </w:rPr>
        <w:t>mail_from_password</w:t>
      </w:r>
      <w:proofErr w:type="spellEnd"/>
      <w:r w:rsidRPr="00E9276B">
        <w:rPr>
          <w:rFonts w:ascii="Consolas" w:eastAsia="Times New Roman" w:hAnsi="Consolas" w:cs="Times New Roman"/>
          <w:color w:val="D4D4D4"/>
          <w:sz w:val="21"/>
          <w:szCs w:val="21"/>
          <w:lang w:eastAsia="de-DE"/>
        </w:rPr>
        <w:t>)</w:t>
      </w:r>
    </w:p>
    <w:p w14:paraId="328F5FB0"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eastAsia="de-DE"/>
        </w:rPr>
        <w:t>    </w:t>
      </w:r>
      <w:proofErr w:type="spellStart"/>
      <w:proofErr w:type="gramStart"/>
      <w:r w:rsidRPr="00E9276B">
        <w:rPr>
          <w:rFonts w:ascii="Consolas" w:eastAsia="Times New Roman" w:hAnsi="Consolas" w:cs="Times New Roman"/>
          <w:color w:val="D4D4D4"/>
          <w:sz w:val="21"/>
          <w:szCs w:val="21"/>
          <w:lang w:val="en-US" w:eastAsia="de-DE"/>
        </w:rPr>
        <w:t>server.sendmail</w:t>
      </w:r>
      <w:proofErr w:type="spellEnd"/>
      <w:proofErr w:type="gramEnd"/>
      <w:r w:rsidRPr="00E9276B">
        <w:rPr>
          <w:rFonts w:ascii="Consolas" w:eastAsia="Times New Roman" w:hAnsi="Consolas" w:cs="Times New Roman"/>
          <w:color w:val="D4D4D4"/>
          <w:sz w:val="21"/>
          <w:szCs w:val="21"/>
          <w:lang w:val="en-US" w:eastAsia="de-DE"/>
        </w:rPr>
        <w:t>(</w:t>
      </w:r>
      <w:proofErr w:type="spellStart"/>
      <w:r w:rsidRPr="00E9276B">
        <w:rPr>
          <w:rFonts w:ascii="Consolas" w:eastAsia="Times New Roman" w:hAnsi="Consolas" w:cs="Times New Roman"/>
          <w:color w:val="D4D4D4"/>
          <w:sz w:val="21"/>
          <w:szCs w:val="21"/>
          <w:lang w:val="en-US" w:eastAsia="de-DE"/>
        </w:rPr>
        <w:t>mail_from</w:t>
      </w:r>
      <w:proofErr w:type="spellEnd"/>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4D4D4"/>
          <w:sz w:val="21"/>
          <w:szCs w:val="21"/>
          <w:lang w:val="en-US" w:eastAsia="de-DE"/>
        </w:rPr>
        <w:t>mail_to</w:t>
      </w:r>
      <w:proofErr w:type="spellEnd"/>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4D4D4"/>
          <w:sz w:val="21"/>
          <w:szCs w:val="21"/>
          <w:lang w:val="en-US" w:eastAsia="de-DE"/>
        </w:rPr>
        <w:t>mail_data</w:t>
      </w:r>
      <w:proofErr w:type="spellEnd"/>
      <w:r w:rsidRPr="00E9276B">
        <w:rPr>
          <w:rFonts w:ascii="Consolas" w:eastAsia="Times New Roman" w:hAnsi="Consolas" w:cs="Times New Roman"/>
          <w:color w:val="D4D4D4"/>
          <w:sz w:val="21"/>
          <w:szCs w:val="21"/>
          <w:lang w:val="en-US" w:eastAsia="de-DE"/>
        </w:rPr>
        <w:t>)</w:t>
      </w:r>
    </w:p>
    <w:p w14:paraId="4156BCB4"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val="en-US" w:eastAsia="de-DE"/>
        </w:rPr>
        <w:t>    </w:t>
      </w:r>
      <w:proofErr w:type="spellStart"/>
      <w:proofErr w:type="gramStart"/>
      <w:r w:rsidRPr="00E9276B">
        <w:rPr>
          <w:rFonts w:ascii="Consolas" w:eastAsia="Times New Roman" w:hAnsi="Consolas" w:cs="Times New Roman"/>
          <w:color w:val="DCDCAA"/>
          <w:sz w:val="21"/>
          <w:szCs w:val="21"/>
          <w:lang w:eastAsia="de-DE"/>
        </w:rPr>
        <w:t>print</w:t>
      </w:r>
      <w:proofErr w:type="spellEnd"/>
      <w:r w:rsidRPr="00E9276B">
        <w:rPr>
          <w:rFonts w:ascii="Consolas" w:eastAsia="Times New Roman" w:hAnsi="Consolas" w:cs="Times New Roman"/>
          <w:color w:val="D4D4D4"/>
          <w:sz w:val="21"/>
          <w:szCs w:val="21"/>
          <w:lang w:eastAsia="de-DE"/>
        </w:rPr>
        <w:t>(</w:t>
      </w:r>
      <w:proofErr w:type="gramEnd"/>
      <w:r w:rsidRPr="00E9276B">
        <w:rPr>
          <w:rFonts w:ascii="Consolas" w:eastAsia="Times New Roman" w:hAnsi="Consolas" w:cs="Times New Roman"/>
          <w:color w:val="CE9178"/>
          <w:sz w:val="21"/>
          <w:szCs w:val="21"/>
          <w:lang w:eastAsia="de-DE"/>
        </w:rPr>
        <w:t>"erfolgreich gesendet!"</w:t>
      </w:r>
      <w:r w:rsidRPr="00E9276B">
        <w:rPr>
          <w:rFonts w:ascii="Consolas" w:eastAsia="Times New Roman" w:hAnsi="Consolas" w:cs="Times New Roman"/>
          <w:color w:val="D4D4D4"/>
          <w:sz w:val="21"/>
          <w:szCs w:val="21"/>
          <w:lang w:eastAsia="de-DE"/>
        </w:rPr>
        <w:t>)</w:t>
      </w:r>
    </w:p>
    <w:p w14:paraId="2910095C" w14:textId="37922719" w:rsidR="00DC3531" w:rsidRPr="00E9276B" w:rsidRDefault="00A8697C" w:rsidP="00A8697C">
      <w:pPr>
        <w:shd w:val="clear" w:color="auto" w:fill="1E1E1E"/>
        <w:spacing w:after="0" w:line="285" w:lineRule="atLeast"/>
        <w:rPr>
          <w:lang w:eastAsia="de-DE"/>
        </w:rPr>
      </w:pPr>
      <w:r w:rsidRPr="00E9276B">
        <w:rPr>
          <w:rFonts w:ascii="Consolas" w:eastAsia="Times New Roman" w:hAnsi="Consolas" w:cs="Times New Roman"/>
          <w:color w:val="D4D4D4"/>
          <w:sz w:val="21"/>
          <w:szCs w:val="21"/>
          <w:lang w:eastAsia="de-DE"/>
        </w:rPr>
        <w:t>    </w:t>
      </w:r>
      <w:proofErr w:type="spellStart"/>
      <w:proofErr w:type="gramStart"/>
      <w:r w:rsidRPr="00E9276B">
        <w:rPr>
          <w:rFonts w:ascii="Consolas" w:eastAsia="Times New Roman" w:hAnsi="Consolas" w:cs="Times New Roman"/>
          <w:color w:val="D4D4D4"/>
          <w:sz w:val="21"/>
          <w:szCs w:val="21"/>
          <w:lang w:eastAsia="de-DE"/>
        </w:rPr>
        <w:t>server.quit</w:t>
      </w:r>
      <w:proofErr w:type="spellEnd"/>
      <w:proofErr w:type="gramEnd"/>
      <w:r w:rsidRPr="00E9276B">
        <w:rPr>
          <w:rFonts w:ascii="Consolas" w:eastAsia="Times New Roman" w:hAnsi="Consolas" w:cs="Times New Roman"/>
          <w:color w:val="D4D4D4"/>
          <w:sz w:val="21"/>
          <w:szCs w:val="21"/>
          <w:lang w:eastAsia="de-DE"/>
        </w:rPr>
        <w:t>()</w:t>
      </w:r>
    </w:p>
    <w:p w14:paraId="0E0EA05B" w14:textId="77777777" w:rsidR="00A8697C" w:rsidRPr="00E9276B" w:rsidRDefault="00A8697C" w:rsidP="00A8697C">
      <w:pPr>
        <w:rPr>
          <w:lang w:eastAsia="de-DE"/>
        </w:rPr>
      </w:pPr>
    </w:p>
    <w:p w14:paraId="3B4E7EEC" w14:textId="705BD531" w:rsidR="00A8697C" w:rsidRPr="00E9276B" w:rsidRDefault="00A8697C" w:rsidP="00A8697C">
      <w:pPr>
        <w:pStyle w:val="berschrift2"/>
        <w:rPr>
          <w:lang w:eastAsia="de-DE"/>
        </w:rPr>
      </w:pPr>
      <w:bookmarkStart w:id="35" w:name="_Toc73274654"/>
      <w:r w:rsidRPr="00E9276B">
        <w:rPr>
          <w:lang w:eastAsia="de-DE"/>
        </w:rPr>
        <w:t>3.3 Alarmsignal</w:t>
      </w:r>
      <w:bookmarkEnd w:id="35"/>
    </w:p>
    <w:p w14:paraId="4D67E525" w14:textId="77777777" w:rsidR="00A8697C" w:rsidRPr="00E9276B" w:rsidRDefault="00A8697C" w:rsidP="00A8697C">
      <w:r w:rsidRPr="00E9276B">
        <w:t>Zuerst wird die Bibliothek „</w:t>
      </w:r>
      <w:proofErr w:type="spellStart"/>
      <w:r w:rsidRPr="00E9276B">
        <w:t>Pygame</w:t>
      </w:r>
      <w:proofErr w:type="spellEnd"/>
      <w:r w:rsidRPr="00E9276B">
        <w:t>“ importiert, diese wurde eigentlich für die Spieleprogrammierung mit Python entwickelt, jedoch eignet sich diese Bibliothek vor allem auch für unser Alarmsignal. Da diese Bibliothek nicht nur das Abspielen und Steuern von Grafik, sondern auch das Abspielen und Steuern von Sound ermöglicht.</w:t>
      </w:r>
    </w:p>
    <w:p w14:paraId="25CEAC3D"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E9276B">
        <w:rPr>
          <w:rFonts w:ascii="Consolas" w:eastAsia="Times New Roman" w:hAnsi="Consolas" w:cs="Times New Roman"/>
          <w:color w:val="C586C0"/>
          <w:sz w:val="21"/>
          <w:szCs w:val="21"/>
          <w:lang w:eastAsia="de-DE"/>
        </w:rPr>
        <w:t>import</w:t>
      </w:r>
      <w:proofErr w:type="spellEnd"/>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D4D4D4"/>
          <w:sz w:val="21"/>
          <w:szCs w:val="21"/>
          <w:lang w:eastAsia="de-DE"/>
        </w:rPr>
        <w:t>pygame</w:t>
      </w:r>
      <w:proofErr w:type="spellEnd"/>
    </w:p>
    <w:p w14:paraId="04B253F1" w14:textId="77777777" w:rsidR="00A8697C" w:rsidRPr="00E9276B" w:rsidRDefault="00A8697C" w:rsidP="00A8697C"/>
    <w:p w14:paraId="484AE55F" w14:textId="77777777" w:rsidR="00A8697C" w:rsidRPr="00E9276B" w:rsidRDefault="00A8697C" w:rsidP="00A8697C">
      <w:r w:rsidRPr="00E9276B">
        <w:t xml:space="preserve">Anschließend werden die Variablen definiert und eine Verbindung zum SMTP Server aufgebaut. Danach wird das </w:t>
      </w:r>
      <w:proofErr w:type="spellStart"/>
      <w:r w:rsidRPr="00E9276B">
        <w:t>Pygame</w:t>
      </w:r>
      <w:proofErr w:type="spellEnd"/>
      <w:r w:rsidRPr="00E9276B">
        <w:t xml:space="preserve"> Mixer-Modul initialisieren.</w:t>
      </w:r>
    </w:p>
    <w:p w14:paraId="7C4E366A"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proofErr w:type="gramStart"/>
      <w:r w:rsidRPr="00E9276B">
        <w:rPr>
          <w:rFonts w:ascii="Consolas" w:eastAsia="Times New Roman" w:hAnsi="Consolas" w:cs="Times New Roman"/>
          <w:color w:val="D4D4D4"/>
          <w:sz w:val="21"/>
          <w:szCs w:val="21"/>
          <w:lang w:eastAsia="de-DE"/>
        </w:rPr>
        <w:t>pygame.mixer</w:t>
      </w:r>
      <w:proofErr w:type="gramEnd"/>
      <w:r w:rsidRPr="00E9276B">
        <w:rPr>
          <w:rFonts w:ascii="Consolas" w:eastAsia="Times New Roman" w:hAnsi="Consolas" w:cs="Times New Roman"/>
          <w:color w:val="D4D4D4"/>
          <w:sz w:val="21"/>
          <w:szCs w:val="21"/>
          <w:lang w:eastAsia="de-DE"/>
        </w:rPr>
        <w:t>.init</w:t>
      </w:r>
      <w:proofErr w:type="spellEnd"/>
      <w:r w:rsidRPr="00E9276B">
        <w:rPr>
          <w:rFonts w:ascii="Consolas" w:eastAsia="Times New Roman" w:hAnsi="Consolas" w:cs="Times New Roman"/>
          <w:color w:val="D4D4D4"/>
          <w:sz w:val="21"/>
          <w:szCs w:val="21"/>
          <w:lang w:eastAsia="de-DE"/>
        </w:rPr>
        <w:t>()</w:t>
      </w:r>
    </w:p>
    <w:p w14:paraId="5F8A7698" w14:textId="77777777" w:rsidR="00A8697C" w:rsidRPr="00E9276B" w:rsidRDefault="00A8697C" w:rsidP="00A8697C"/>
    <w:p w14:paraId="5DF4893F" w14:textId="77777777" w:rsidR="00A8697C" w:rsidRPr="00E9276B" w:rsidRDefault="00A8697C" w:rsidP="00A8697C">
      <w:r w:rsidRPr="00E9276B">
        <w:t xml:space="preserve">Diese Funktion lädt zunächst die MP3 Datei und spielt diese dann </w:t>
      </w:r>
      <w:proofErr w:type="spellStart"/>
      <w:proofErr w:type="gramStart"/>
      <w:r w:rsidRPr="00E9276B">
        <w:rPr>
          <w:rFonts w:ascii="Consolas" w:eastAsia="Times New Roman" w:hAnsi="Consolas" w:cs="Times New Roman"/>
          <w:i/>
          <w:iCs/>
          <w:sz w:val="21"/>
          <w:szCs w:val="21"/>
          <w:lang w:eastAsia="de-DE"/>
        </w:rPr>
        <w:t>pygame.mixer</w:t>
      </w:r>
      <w:proofErr w:type="gramEnd"/>
      <w:r w:rsidRPr="00E9276B">
        <w:rPr>
          <w:rFonts w:ascii="Consolas" w:eastAsia="Times New Roman" w:hAnsi="Consolas" w:cs="Times New Roman"/>
          <w:i/>
          <w:iCs/>
          <w:sz w:val="21"/>
          <w:szCs w:val="21"/>
          <w:lang w:eastAsia="de-DE"/>
        </w:rPr>
        <w:t>.music.play</w:t>
      </w:r>
      <w:proofErr w:type="spellEnd"/>
      <w:r w:rsidRPr="00E9276B">
        <w:rPr>
          <w:rFonts w:ascii="Consolas" w:eastAsia="Times New Roman" w:hAnsi="Consolas" w:cs="Times New Roman"/>
          <w:i/>
          <w:iCs/>
          <w:sz w:val="21"/>
          <w:szCs w:val="21"/>
          <w:lang w:eastAsia="de-DE"/>
        </w:rPr>
        <w:t>(-1)</w:t>
      </w:r>
      <w:r w:rsidRPr="00E9276B">
        <w:t xml:space="preserve"> in einer Dauerschleife ab. Die Funktion </w:t>
      </w:r>
      <w:proofErr w:type="spellStart"/>
      <w:r w:rsidRPr="00E9276B">
        <w:rPr>
          <w:rFonts w:ascii="Consolas" w:eastAsia="Times New Roman" w:hAnsi="Consolas" w:cs="Times New Roman"/>
          <w:i/>
          <w:iCs/>
          <w:sz w:val="21"/>
          <w:szCs w:val="21"/>
          <w:lang w:eastAsia="de-DE"/>
        </w:rPr>
        <w:t>def</w:t>
      </w:r>
      <w:proofErr w:type="spellEnd"/>
      <w:r w:rsidRPr="00E9276B">
        <w:rPr>
          <w:rFonts w:ascii="Consolas" w:eastAsia="Times New Roman" w:hAnsi="Consolas" w:cs="Times New Roman"/>
          <w:i/>
          <w:iCs/>
          <w:sz w:val="21"/>
          <w:szCs w:val="21"/>
          <w:lang w:eastAsia="de-DE"/>
        </w:rPr>
        <w:t xml:space="preserve"> </w:t>
      </w:r>
      <w:proofErr w:type="spellStart"/>
      <w:proofErr w:type="gramStart"/>
      <w:r w:rsidRPr="00E9276B">
        <w:rPr>
          <w:rFonts w:ascii="Consolas" w:eastAsia="Times New Roman" w:hAnsi="Consolas" w:cs="Times New Roman"/>
          <w:i/>
          <w:iCs/>
          <w:sz w:val="21"/>
          <w:szCs w:val="21"/>
          <w:lang w:eastAsia="de-DE"/>
        </w:rPr>
        <w:t>firealarm</w:t>
      </w:r>
      <w:proofErr w:type="spellEnd"/>
      <w:r w:rsidRPr="00E9276B">
        <w:rPr>
          <w:rFonts w:ascii="Consolas" w:eastAsia="Times New Roman" w:hAnsi="Consolas" w:cs="Times New Roman"/>
          <w:i/>
          <w:iCs/>
          <w:sz w:val="21"/>
          <w:szCs w:val="21"/>
          <w:lang w:eastAsia="de-DE"/>
        </w:rPr>
        <w:t>(</w:t>
      </w:r>
      <w:proofErr w:type="gramEnd"/>
      <w:r w:rsidRPr="00E9276B">
        <w:rPr>
          <w:rFonts w:ascii="Consolas" w:eastAsia="Times New Roman" w:hAnsi="Consolas" w:cs="Times New Roman"/>
          <w:i/>
          <w:iCs/>
          <w:sz w:val="21"/>
          <w:szCs w:val="21"/>
          <w:lang w:eastAsia="de-DE"/>
        </w:rPr>
        <w:t>)</w:t>
      </w:r>
      <w:r w:rsidRPr="00E9276B">
        <w:t xml:space="preserve">, wird durch den Import der </w:t>
      </w:r>
      <w:r w:rsidRPr="00E9276B">
        <w:rPr>
          <w:rFonts w:ascii="Consolas" w:eastAsia="Times New Roman" w:hAnsi="Consolas" w:cs="Times New Roman"/>
          <w:i/>
          <w:iCs/>
          <w:sz w:val="21"/>
          <w:szCs w:val="21"/>
          <w:lang w:eastAsia="de-DE"/>
        </w:rPr>
        <w:t>EmailandSound.py</w:t>
      </w:r>
      <w:r w:rsidRPr="00E9276B">
        <w:t xml:space="preserve"> in </w:t>
      </w:r>
      <w:r w:rsidRPr="00E9276B">
        <w:rPr>
          <w:rFonts w:ascii="Consolas" w:eastAsia="Times New Roman" w:hAnsi="Consolas" w:cs="Times New Roman"/>
          <w:i/>
          <w:iCs/>
          <w:sz w:val="21"/>
          <w:szCs w:val="21"/>
          <w:lang w:eastAsia="de-DE"/>
        </w:rPr>
        <w:t>Sensordaten.py</w:t>
      </w:r>
      <w:r w:rsidRPr="00E9276B">
        <w:t xml:space="preserve"> importiert. Bei einem Brandfall wird diese Definition in der </w:t>
      </w:r>
      <w:r w:rsidRPr="00E9276B">
        <w:rPr>
          <w:rFonts w:ascii="Consolas" w:eastAsia="Times New Roman" w:hAnsi="Consolas" w:cs="Times New Roman"/>
          <w:i/>
          <w:iCs/>
          <w:sz w:val="21"/>
          <w:szCs w:val="21"/>
          <w:lang w:eastAsia="de-DE"/>
        </w:rPr>
        <w:t xml:space="preserve">Sensordaten.py </w:t>
      </w:r>
      <w:r w:rsidRPr="00E9276B">
        <w:t>aufgerufen und ausgeführt.</w:t>
      </w:r>
    </w:p>
    <w:p w14:paraId="09422289"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proofErr w:type="spellStart"/>
      <w:r w:rsidRPr="00E9276B">
        <w:rPr>
          <w:rFonts w:ascii="Consolas" w:eastAsia="Times New Roman" w:hAnsi="Consolas" w:cs="Times New Roman"/>
          <w:color w:val="569CD6"/>
          <w:sz w:val="21"/>
          <w:szCs w:val="21"/>
          <w:lang w:eastAsia="de-DE"/>
        </w:rPr>
        <w:t>def</w:t>
      </w:r>
      <w:proofErr w:type="spellEnd"/>
      <w:r w:rsidRPr="00E9276B">
        <w:rPr>
          <w:rFonts w:ascii="Consolas" w:eastAsia="Times New Roman" w:hAnsi="Consolas" w:cs="Times New Roman"/>
          <w:color w:val="D4D4D4"/>
          <w:sz w:val="21"/>
          <w:szCs w:val="21"/>
          <w:lang w:eastAsia="de-DE"/>
        </w:rPr>
        <w:t> </w:t>
      </w:r>
      <w:proofErr w:type="spellStart"/>
      <w:proofErr w:type="gramStart"/>
      <w:r w:rsidRPr="00E9276B">
        <w:rPr>
          <w:rFonts w:ascii="Consolas" w:eastAsia="Times New Roman" w:hAnsi="Consolas" w:cs="Times New Roman"/>
          <w:color w:val="DCDCAA"/>
          <w:sz w:val="21"/>
          <w:szCs w:val="21"/>
          <w:lang w:eastAsia="de-DE"/>
        </w:rPr>
        <w:t>firealarm</w:t>
      </w:r>
      <w:proofErr w:type="spellEnd"/>
      <w:r w:rsidRPr="00E9276B">
        <w:rPr>
          <w:rFonts w:ascii="Consolas" w:eastAsia="Times New Roman" w:hAnsi="Consolas" w:cs="Times New Roman"/>
          <w:color w:val="D4D4D4"/>
          <w:sz w:val="21"/>
          <w:szCs w:val="21"/>
          <w:lang w:eastAsia="de-DE"/>
        </w:rPr>
        <w:t>(</w:t>
      </w:r>
      <w:proofErr w:type="gramEnd"/>
      <w:r w:rsidRPr="00E9276B">
        <w:rPr>
          <w:rFonts w:ascii="Consolas" w:eastAsia="Times New Roman" w:hAnsi="Consolas" w:cs="Times New Roman"/>
          <w:color w:val="D4D4D4"/>
          <w:sz w:val="21"/>
          <w:szCs w:val="21"/>
          <w:lang w:eastAsia="de-DE"/>
        </w:rPr>
        <w:t>):</w:t>
      </w:r>
    </w:p>
    <w:p w14:paraId="4933A3C8"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w:t>
      </w:r>
      <w:proofErr w:type="spellStart"/>
      <w:proofErr w:type="gramStart"/>
      <w:r w:rsidRPr="00E9276B">
        <w:rPr>
          <w:rFonts w:ascii="Consolas" w:eastAsia="Times New Roman" w:hAnsi="Consolas" w:cs="Times New Roman"/>
          <w:color w:val="D4D4D4"/>
          <w:sz w:val="21"/>
          <w:szCs w:val="21"/>
          <w:lang w:eastAsia="de-DE"/>
        </w:rPr>
        <w:t>pygame.mixer</w:t>
      </w:r>
      <w:proofErr w:type="gramEnd"/>
      <w:r w:rsidRPr="00E9276B">
        <w:rPr>
          <w:rFonts w:ascii="Consolas" w:eastAsia="Times New Roman" w:hAnsi="Consolas" w:cs="Times New Roman"/>
          <w:color w:val="D4D4D4"/>
          <w:sz w:val="21"/>
          <w:szCs w:val="21"/>
          <w:lang w:eastAsia="de-DE"/>
        </w:rPr>
        <w:t>.music.load</w:t>
      </w:r>
      <w:proofErr w:type="spellEnd"/>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CE9178"/>
          <w:sz w:val="21"/>
          <w:szCs w:val="21"/>
          <w:lang w:eastAsia="de-DE"/>
        </w:rPr>
        <w:t>"Feueralarm.mp3"</w:t>
      </w:r>
      <w:r w:rsidRPr="00E9276B">
        <w:rPr>
          <w:rFonts w:ascii="Consolas" w:eastAsia="Times New Roman" w:hAnsi="Consolas" w:cs="Times New Roman"/>
          <w:color w:val="D4D4D4"/>
          <w:sz w:val="21"/>
          <w:szCs w:val="21"/>
          <w:lang w:eastAsia="de-DE"/>
        </w:rPr>
        <w:t>)</w:t>
      </w:r>
    </w:p>
    <w:p w14:paraId="5D1F0A78" w14:textId="77777777" w:rsidR="00A8697C" w:rsidRPr="00E9276B" w:rsidRDefault="00A8697C" w:rsidP="00A8697C">
      <w:pPr>
        <w:shd w:val="clear" w:color="auto" w:fill="1E1E1E"/>
        <w:spacing w:after="0" w:line="285" w:lineRule="atLeas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eastAsia="de-DE"/>
        </w:rPr>
        <w:t>    </w:t>
      </w:r>
      <w:proofErr w:type="spellStart"/>
      <w:proofErr w:type="gramStart"/>
      <w:r w:rsidRPr="00E9276B">
        <w:rPr>
          <w:rFonts w:ascii="Consolas" w:eastAsia="Times New Roman" w:hAnsi="Consolas" w:cs="Times New Roman"/>
          <w:color w:val="D4D4D4"/>
          <w:sz w:val="21"/>
          <w:szCs w:val="21"/>
          <w:lang w:eastAsia="de-DE"/>
        </w:rPr>
        <w:t>pygame.mixer</w:t>
      </w:r>
      <w:proofErr w:type="gramEnd"/>
      <w:r w:rsidRPr="00E9276B">
        <w:rPr>
          <w:rFonts w:ascii="Consolas" w:eastAsia="Times New Roman" w:hAnsi="Consolas" w:cs="Times New Roman"/>
          <w:color w:val="D4D4D4"/>
          <w:sz w:val="21"/>
          <w:szCs w:val="21"/>
          <w:lang w:eastAsia="de-DE"/>
        </w:rPr>
        <w:t>.music.play</w:t>
      </w:r>
      <w:proofErr w:type="spellEnd"/>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B5CEA8"/>
          <w:sz w:val="21"/>
          <w:szCs w:val="21"/>
          <w:lang w:eastAsia="de-DE"/>
        </w:rPr>
        <w:t>1</w:t>
      </w:r>
      <w:r w:rsidRPr="00E9276B">
        <w:rPr>
          <w:rFonts w:ascii="Consolas" w:eastAsia="Times New Roman" w:hAnsi="Consolas" w:cs="Times New Roman"/>
          <w:color w:val="D4D4D4"/>
          <w:sz w:val="21"/>
          <w:szCs w:val="21"/>
          <w:lang w:eastAsia="de-DE"/>
        </w:rPr>
        <w:t>) </w:t>
      </w:r>
    </w:p>
    <w:p w14:paraId="3309E5D3" w14:textId="4037A1D6" w:rsidR="00DC3531" w:rsidRPr="00E9276B" w:rsidRDefault="00DC3531" w:rsidP="00BC5686">
      <w:pPr>
        <w:rPr>
          <w:lang w:eastAsia="de-DE"/>
        </w:rPr>
      </w:pPr>
    </w:p>
    <w:p w14:paraId="314872D9" w14:textId="436ABC15" w:rsidR="00C2759B" w:rsidRPr="00E9276B" w:rsidRDefault="00C2759B" w:rsidP="00BC5686">
      <w:pPr>
        <w:rPr>
          <w:lang w:eastAsia="de-DE"/>
        </w:rPr>
      </w:pPr>
    </w:p>
    <w:p w14:paraId="70BE55E1" w14:textId="77777777" w:rsidR="00C2759B" w:rsidRPr="00E9276B" w:rsidRDefault="00C2759B" w:rsidP="00BC5686">
      <w:pPr>
        <w:rPr>
          <w:lang w:eastAsia="de-DE"/>
        </w:rPr>
      </w:pPr>
    </w:p>
    <w:p w14:paraId="251F2E88" w14:textId="3804FE69" w:rsidR="003804B6" w:rsidRPr="00E9276B" w:rsidRDefault="003804B6" w:rsidP="003804B6">
      <w:pPr>
        <w:pStyle w:val="berschrift2"/>
        <w:rPr>
          <w:lang w:eastAsia="de-DE"/>
        </w:rPr>
      </w:pPr>
      <w:bookmarkStart w:id="36" w:name="_Toc73274655"/>
      <w:r w:rsidRPr="00E9276B">
        <w:rPr>
          <w:lang w:eastAsia="de-DE"/>
        </w:rPr>
        <w:lastRenderedPageBreak/>
        <w:t xml:space="preserve">3.4 </w:t>
      </w:r>
      <w:r w:rsidR="00C2759B" w:rsidRPr="00E9276B">
        <w:rPr>
          <w:lang w:eastAsia="de-DE"/>
        </w:rPr>
        <w:t>Datenbank</w:t>
      </w:r>
      <w:bookmarkEnd w:id="36"/>
    </w:p>
    <w:p w14:paraId="3AAFFB1E" w14:textId="77777777" w:rsidR="00C2759B" w:rsidRPr="00E9276B" w:rsidRDefault="00C2759B" w:rsidP="00C2759B">
      <w:pPr>
        <w:keepNext/>
      </w:pPr>
      <w:r w:rsidRPr="00E9276B">
        <w:rPr>
          <w:noProof/>
          <w:lang w:eastAsia="de-DE"/>
        </w:rPr>
        <w:drawing>
          <wp:inline distT="0" distB="0" distL="0" distR="0" wp14:anchorId="671509D8" wp14:editId="2D279CEE">
            <wp:extent cx="5455917" cy="2959834"/>
            <wp:effectExtent l="0" t="0" r="0" b="0"/>
            <wp:docPr id="1" name="Grafik 3">
              <a:extLst xmlns:a="http://schemas.openxmlformats.org/drawingml/2006/main">
                <a:ext uri="{FF2B5EF4-FFF2-40B4-BE49-F238E27FC236}">
                  <a16:creationId xmlns:a16="http://schemas.microsoft.com/office/drawing/2014/main" id="{1FDACB26-23B1-455B-BE9D-87C83858A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FDACB26-23B1-455B-BE9D-87C83858AE5B}"/>
                        </a:ext>
                      </a:extLst>
                    </pic:cNvPr>
                    <pic:cNvPicPr>
                      <a:picLocks noChangeAspect="1"/>
                    </pic:cNvPicPr>
                  </pic:nvPicPr>
                  <pic:blipFill>
                    <a:blip r:embed="rId26"/>
                    <a:stretch>
                      <a:fillRect/>
                    </a:stretch>
                  </pic:blipFill>
                  <pic:spPr>
                    <a:xfrm>
                      <a:off x="0" y="0"/>
                      <a:ext cx="5455917" cy="2959834"/>
                    </a:xfrm>
                    <a:prstGeom prst="rect">
                      <a:avLst/>
                    </a:prstGeom>
                  </pic:spPr>
                </pic:pic>
              </a:graphicData>
            </a:graphic>
          </wp:inline>
        </w:drawing>
      </w:r>
    </w:p>
    <w:p w14:paraId="0C4188B7" w14:textId="77777777" w:rsidR="00C2759B" w:rsidRPr="00E9276B" w:rsidRDefault="00C2759B" w:rsidP="00C2759B">
      <w:pPr>
        <w:pStyle w:val="Beschriftung"/>
      </w:pPr>
      <w:r w:rsidRPr="00E9276B">
        <w:t xml:space="preserve">Abbildung </w:t>
      </w:r>
      <w:r w:rsidR="00BB1D87">
        <w:fldChar w:fldCharType="begin"/>
      </w:r>
      <w:r w:rsidR="00BB1D87">
        <w:instrText xml:space="preserve"> SEQ Abbildung \* ARABIC </w:instrText>
      </w:r>
      <w:r w:rsidR="00BB1D87">
        <w:fldChar w:fldCharType="separate"/>
      </w:r>
      <w:r w:rsidRPr="00E9276B">
        <w:rPr>
          <w:noProof/>
        </w:rPr>
        <w:t>7</w:t>
      </w:r>
      <w:r w:rsidR="00BB1D87">
        <w:rPr>
          <w:noProof/>
        </w:rPr>
        <w:fldChar w:fldCharType="end"/>
      </w:r>
      <w:r w:rsidRPr="00E9276B">
        <w:t>: Datenbankmodell</w:t>
      </w:r>
      <w:r w:rsidRPr="00E9276B">
        <w:rPr>
          <w:rStyle w:val="Funotenzeichen"/>
        </w:rPr>
        <w:footnoteReference w:id="4"/>
      </w:r>
    </w:p>
    <w:p w14:paraId="49268DA7" w14:textId="36FDE56A" w:rsidR="00C2759B" w:rsidRPr="00E9276B" w:rsidRDefault="00C2759B" w:rsidP="00C2759B">
      <w:r w:rsidRPr="00E9276B">
        <w:t>Zur Speicherung der Nutzerdaten</w:t>
      </w:r>
      <w:r w:rsidR="006273E9" w:rsidRPr="00E9276B">
        <w:t xml:space="preserve"> </w:t>
      </w:r>
      <w:r w:rsidRPr="00E9276B">
        <w:t>wird die Tabelle „</w:t>
      </w:r>
      <w:proofErr w:type="spellStart"/>
      <w:r w:rsidRPr="00E9276B">
        <w:t>users</w:t>
      </w:r>
      <w:proofErr w:type="spellEnd"/>
      <w:r w:rsidRPr="00E9276B">
        <w:t xml:space="preserve">“ verwendet. Sie enthält alle relevanten Daten über einen </w:t>
      </w:r>
      <w:r w:rsidR="009B49E0" w:rsidRPr="00E9276B">
        <w:t>bestimmten</w:t>
      </w:r>
      <w:r w:rsidRPr="00E9276B">
        <w:t xml:space="preserve"> Nutzer sowie </w:t>
      </w:r>
      <w:r w:rsidR="009B49E0" w:rsidRPr="00E9276B">
        <w:t>dessen</w:t>
      </w:r>
      <w:r w:rsidRPr="00E9276B">
        <w:t xml:space="preserve"> ID. Die ID dient in diesem Fall als Primärschlüssel. Ein Primärschlüssel stellt die eindeutige Identifizierbarkeit eines Nutzers sicher und hilft bei der Verknüpfung </w:t>
      </w:r>
      <w:r w:rsidR="00600411" w:rsidRPr="00E9276B">
        <w:t>mit</w:t>
      </w:r>
      <w:r w:rsidR="009969B1" w:rsidRPr="00E9276B">
        <w:t xml:space="preserve"> </w:t>
      </w:r>
      <w:r w:rsidRPr="00E9276B">
        <w:t>anderen Tabellen</w:t>
      </w:r>
      <w:r w:rsidRPr="00E9276B">
        <w:rPr>
          <w:rStyle w:val="Funotenzeichen"/>
        </w:rPr>
        <w:footnoteReference w:id="5"/>
      </w:r>
      <w:r w:rsidRPr="00E9276B">
        <w:t>. Die Tabelle „</w:t>
      </w:r>
      <w:proofErr w:type="spellStart"/>
      <w:r w:rsidRPr="00E9276B">
        <w:t>data</w:t>
      </w:r>
      <w:proofErr w:type="spellEnd"/>
      <w:r w:rsidRPr="00E9276B">
        <w:t xml:space="preserve">“ </w:t>
      </w:r>
      <w:r w:rsidR="00600411" w:rsidRPr="00E9276B">
        <w:t>s</w:t>
      </w:r>
      <w:r w:rsidRPr="00E9276B">
        <w:t>peicher</w:t>
      </w:r>
      <w:r w:rsidR="00600411" w:rsidRPr="00E9276B">
        <w:t>t</w:t>
      </w:r>
      <w:r w:rsidRPr="00E9276B">
        <w:t xml:space="preserve"> die Sensordaten mit einem Zeitstempel</w:t>
      </w:r>
      <w:r w:rsidR="00E145AA" w:rsidRPr="00E9276B">
        <w:t xml:space="preserve"> und speichert </w:t>
      </w:r>
      <w:r w:rsidRPr="00E9276B">
        <w:t>die Geräte ID. Mithilfe der „</w:t>
      </w:r>
      <w:proofErr w:type="spellStart"/>
      <w:r w:rsidRPr="00E9276B">
        <w:t>devices</w:t>
      </w:r>
      <w:proofErr w:type="spellEnd"/>
      <w:r w:rsidRPr="00E9276B">
        <w:t>“ Tabelle können die Geräte</w:t>
      </w:r>
      <w:r w:rsidR="00E145AA" w:rsidRPr="00E9276B">
        <w:t>-</w:t>
      </w:r>
      <w:r w:rsidRPr="00E9276B">
        <w:t xml:space="preserve">IDs einem Nutzer zugeordnet werden, </w:t>
      </w:r>
      <w:r w:rsidR="0006126C" w:rsidRPr="00E9276B">
        <w:t xml:space="preserve">wodurch ein Nutzer mehr als ein Gerät besitzen kann. </w:t>
      </w:r>
    </w:p>
    <w:p w14:paraId="50BF8D77" w14:textId="77777777" w:rsidR="00C2759B" w:rsidRPr="00E9276B" w:rsidRDefault="00C2759B" w:rsidP="003804B6">
      <w:pPr>
        <w:rPr>
          <w:lang w:eastAsia="de-DE"/>
        </w:rPr>
      </w:pPr>
    </w:p>
    <w:p w14:paraId="5FA300F2" w14:textId="77777777" w:rsidR="00C2759B" w:rsidRPr="00E9276B" w:rsidRDefault="00C2759B" w:rsidP="00C2759B">
      <w:pPr>
        <w:pStyle w:val="berschrift2"/>
        <w:rPr>
          <w:lang w:eastAsia="de-DE"/>
        </w:rPr>
      </w:pPr>
      <w:bookmarkStart w:id="39" w:name="_Toc73274656"/>
      <w:r w:rsidRPr="00E9276B">
        <w:rPr>
          <w:lang w:eastAsia="de-DE"/>
        </w:rPr>
        <w:t>3.4 Webinterface</w:t>
      </w:r>
      <w:bookmarkEnd w:id="39"/>
    </w:p>
    <w:p w14:paraId="47ABDBB7" w14:textId="3388B93F" w:rsidR="00C2759B" w:rsidRPr="00E9276B" w:rsidRDefault="00C2759B" w:rsidP="00C2759B">
      <w:pPr>
        <w:rPr>
          <w:lang w:eastAsia="de-DE"/>
        </w:rPr>
      </w:pPr>
      <w:r w:rsidRPr="00E9276B">
        <w:rPr>
          <w:lang w:eastAsia="de-DE"/>
        </w:rPr>
        <w:t xml:space="preserve">Der Aufbau einer </w:t>
      </w:r>
      <w:proofErr w:type="spellStart"/>
      <w:r w:rsidRPr="00E9276B">
        <w:rPr>
          <w:lang w:eastAsia="de-DE"/>
        </w:rPr>
        <w:t>Flask</w:t>
      </w:r>
      <w:proofErr w:type="spellEnd"/>
      <w:r w:rsidR="0006126C" w:rsidRPr="00E9276B">
        <w:rPr>
          <w:lang w:eastAsia="de-DE"/>
        </w:rPr>
        <w:t>-</w:t>
      </w:r>
      <w:r w:rsidRPr="00E9276B">
        <w:rPr>
          <w:lang w:eastAsia="de-DE"/>
        </w:rPr>
        <w:t>Seite soll im Folgenden anhand der Login</w:t>
      </w:r>
      <w:r w:rsidR="0006126C" w:rsidRPr="00E9276B">
        <w:rPr>
          <w:lang w:eastAsia="de-DE"/>
        </w:rPr>
        <w:t>-</w:t>
      </w:r>
      <w:r w:rsidRPr="00E9276B">
        <w:rPr>
          <w:lang w:eastAsia="de-DE"/>
        </w:rPr>
        <w:t xml:space="preserve">Seite verdeutlicht werden. </w:t>
      </w:r>
    </w:p>
    <w:p w14:paraId="2718CCC8"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C586C0"/>
          <w:sz w:val="21"/>
          <w:szCs w:val="21"/>
          <w:lang w:val="en-US" w:eastAsia="de-DE"/>
        </w:rPr>
        <w:t>from</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4EC9B0"/>
          <w:sz w:val="21"/>
          <w:szCs w:val="21"/>
          <w:lang w:val="en-US" w:eastAsia="de-DE"/>
        </w:rPr>
        <w:t>flask</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import</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4EC9B0"/>
          <w:sz w:val="21"/>
          <w:szCs w:val="21"/>
          <w:lang w:val="en-US" w:eastAsia="de-DE"/>
        </w:rPr>
        <w:t>Flask</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DCDCAA"/>
          <w:sz w:val="21"/>
          <w:szCs w:val="21"/>
          <w:lang w:val="en-US" w:eastAsia="de-DE"/>
        </w:rPr>
        <w:t>render_template</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request</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DCDCAA"/>
          <w:sz w:val="21"/>
          <w:szCs w:val="21"/>
          <w:lang w:val="en-US" w:eastAsia="de-DE"/>
        </w:rPr>
        <w:t>redirect</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DCDCAA"/>
          <w:sz w:val="21"/>
          <w:szCs w:val="21"/>
          <w:lang w:val="en-US" w:eastAsia="de-DE"/>
        </w:rPr>
        <w:t>url_for</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session</w:t>
      </w:r>
    </w:p>
    <w:p w14:paraId="7D74CB33"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C586C0"/>
          <w:sz w:val="21"/>
          <w:szCs w:val="21"/>
          <w:lang w:val="en-US" w:eastAsia="de-DE"/>
        </w:rPr>
        <w:t>from</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4EC9B0"/>
          <w:sz w:val="21"/>
          <w:szCs w:val="21"/>
          <w:lang w:val="en-US" w:eastAsia="de-DE"/>
        </w:rPr>
        <w:t>flask</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import</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current_app</w:t>
      </w:r>
      <w:proofErr w:type="spellEnd"/>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as</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app</w:t>
      </w:r>
    </w:p>
    <w:p w14:paraId="04A46CBA"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C586C0"/>
          <w:sz w:val="21"/>
          <w:szCs w:val="21"/>
          <w:lang w:val="en-US" w:eastAsia="de-DE"/>
        </w:rPr>
        <w:t>import</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4EC9B0"/>
          <w:sz w:val="21"/>
          <w:szCs w:val="21"/>
          <w:lang w:val="en-US" w:eastAsia="de-DE"/>
        </w:rPr>
        <w:t>api</w:t>
      </w:r>
      <w:proofErr w:type="spellEnd"/>
    </w:p>
    <w:p w14:paraId="32EBBF2A"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C586C0"/>
          <w:sz w:val="21"/>
          <w:szCs w:val="21"/>
          <w:lang w:val="en-US" w:eastAsia="de-DE"/>
        </w:rPr>
        <w:t>import</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4EC9B0"/>
          <w:sz w:val="21"/>
          <w:szCs w:val="21"/>
          <w:lang w:val="en-US" w:eastAsia="de-DE"/>
        </w:rPr>
        <w:t>mariadb</w:t>
      </w:r>
      <w:proofErr w:type="spellEnd"/>
    </w:p>
    <w:p w14:paraId="19116C73"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C586C0"/>
          <w:sz w:val="21"/>
          <w:szCs w:val="21"/>
          <w:lang w:val="en-US" w:eastAsia="de-DE"/>
        </w:rPr>
        <w:t>import</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4EC9B0"/>
          <w:sz w:val="21"/>
          <w:szCs w:val="21"/>
          <w:lang w:val="en-US" w:eastAsia="de-DE"/>
        </w:rPr>
        <w:t>hashlib</w:t>
      </w:r>
      <w:proofErr w:type="spellEnd"/>
    </w:p>
    <w:p w14:paraId="4C7A487A" w14:textId="77777777" w:rsidR="00C2759B" w:rsidRPr="00E9276B" w:rsidRDefault="00C2759B" w:rsidP="00C2759B">
      <w:pPr>
        <w:rPr>
          <w:lang w:val="en-US" w:eastAsia="de-DE"/>
        </w:rPr>
      </w:pPr>
    </w:p>
    <w:p w14:paraId="0A3B3BDA" w14:textId="687C48AA" w:rsidR="00C2759B" w:rsidRPr="00E9276B" w:rsidRDefault="00C2759B" w:rsidP="00C2759B">
      <w:pPr>
        <w:rPr>
          <w:lang w:eastAsia="de-DE"/>
        </w:rPr>
      </w:pPr>
      <w:r w:rsidRPr="00E9276B">
        <w:rPr>
          <w:lang w:eastAsia="de-DE"/>
        </w:rPr>
        <w:t>Zunächst werden alle benötigten Bibliotheken importiert. Von besonderer Bedeutung für die Implementierung der Login</w:t>
      </w:r>
      <w:r w:rsidR="0006126C" w:rsidRPr="00E9276B">
        <w:rPr>
          <w:lang w:eastAsia="de-DE"/>
        </w:rPr>
        <w:t>-</w:t>
      </w:r>
      <w:r w:rsidRPr="00E9276B">
        <w:rPr>
          <w:lang w:eastAsia="de-DE"/>
        </w:rPr>
        <w:t xml:space="preserve">Seite ist hierbei </w:t>
      </w:r>
      <w:proofErr w:type="spellStart"/>
      <w:r w:rsidRPr="00E9276B">
        <w:rPr>
          <w:lang w:eastAsia="de-DE"/>
        </w:rPr>
        <w:t>Flask</w:t>
      </w:r>
      <w:proofErr w:type="spellEnd"/>
      <w:r w:rsidRPr="00E9276B">
        <w:rPr>
          <w:lang w:eastAsia="de-DE"/>
        </w:rPr>
        <w:t xml:space="preserve"> Session, welches den Login</w:t>
      </w:r>
      <w:r w:rsidR="0006126C" w:rsidRPr="00E9276B">
        <w:rPr>
          <w:lang w:eastAsia="de-DE"/>
        </w:rPr>
        <w:t>-</w:t>
      </w:r>
      <w:r w:rsidRPr="00E9276B">
        <w:rPr>
          <w:lang w:eastAsia="de-DE"/>
        </w:rPr>
        <w:t xml:space="preserve">Prozess erlaubt. </w:t>
      </w:r>
      <w:r w:rsidRPr="00E9276B">
        <w:rPr>
          <w:lang w:eastAsia="de-DE"/>
        </w:rPr>
        <w:lastRenderedPageBreak/>
        <w:t xml:space="preserve">Durch Sessions können Daten wie beispielsweise die ID eines angemeldeten Nutzers </w:t>
      </w:r>
      <w:r w:rsidR="006273E9" w:rsidRPr="00E9276B">
        <w:rPr>
          <w:lang w:eastAsia="de-DE"/>
        </w:rPr>
        <w:t>s</w:t>
      </w:r>
      <w:r w:rsidRPr="00E9276B">
        <w:rPr>
          <w:lang w:eastAsia="de-DE"/>
        </w:rPr>
        <w:t xml:space="preserve">erverseitig gespeichert werden.  Des Weiteren wird </w:t>
      </w:r>
      <w:r w:rsidR="009D5A83" w:rsidRPr="00E9276B">
        <w:rPr>
          <w:lang w:eastAsia="de-DE"/>
        </w:rPr>
        <w:t xml:space="preserve">das Modul für </w:t>
      </w:r>
      <w:proofErr w:type="spellStart"/>
      <w:r w:rsidRPr="00E9276B">
        <w:rPr>
          <w:lang w:eastAsia="de-DE"/>
        </w:rPr>
        <w:t>mariadb</w:t>
      </w:r>
      <w:proofErr w:type="spellEnd"/>
      <w:r w:rsidRPr="00E9276B">
        <w:rPr>
          <w:lang w:eastAsia="de-DE"/>
        </w:rPr>
        <w:t xml:space="preserve"> benötigt, um die </w:t>
      </w:r>
      <w:r w:rsidR="006273E9" w:rsidRPr="00E9276B">
        <w:rPr>
          <w:lang w:eastAsia="de-DE"/>
        </w:rPr>
        <w:t>e</w:t>
      </w:r>
      <w:r w:rsidRPr="00E9276B">
        <w:rPr>
          <w:lang w:eastAsia="de-DE"/>
        </w:rPr>
        <w:t xml:space="preserve">ingegebenen Daten mit der Datenbank </w:t>
      </w:r>
      <w:r w:rsidR="0006126C" w:rsidRPr="00E9276B">
        <w:rPr>
          <w:lang w:eastAsia="de-DE"/>
        </w:rPr>
        <w:t xml:space="preserve">zu </w:t>
      </w:r>
      <w:r w:rsidRPr="00E9276B">
        <w:rPr>
          <w:lang w:eastAsia="de-DE"/>
        </w:rPr>
        <w:t>überprüfe</w:t>
      </w:r>
      <w:r w:rsidR="0006126C" w:rsidRPr="00E9276B">
        <w:rPr>
          <w:lang w:eastAsia="de-DE"/>
        </w:rPr>
        <w:t>n</w:t>
      </w:r>
      <w:r w:rsidRPr="00E9276B">
        <w:rPr>
          <w:lang w:eastAsia="de-DE"/>
        </w:rPr>
        <w:t xml:space="preserve">. </w:t>
      </w:r>
    </w:p>
    <w:p w14:paraId="1D73D145"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CDCAA"/>
          <w:sz w:val="21"/>
          <w:szCs w:val="21"/>
          <w:lang w:eastAsia="de-DE"/>
        </w:rPr>
        <w:t>@</w:t>
      </w:r>
      <w:proofErr w:type="gramStart"/>
      <w:r w:rsidRPr="00E9276B">
        <w:rPr>
          <w:rFonts w:ascii="Consolas" w:eastAsia="Times New Roman" w:hAnsi="Consolas" w:cs="Times New Roman"/>
          <w:color w:val="9CDCFE"/>
          <w:sz w:val="21"/>
          <w:szCs w:val="21"/>
          <w:lang w:eastAsia="de-DE"/>
        </w:rPr>
        <w:t>app</w:t>
      </w:r>
      <w:r w:rsidRPr="00E9276B">
        <w:rPr>
          <w:rFonts w:ascii="Consolas" w:eastAsia="Times New Roman" w:hAnsi="Consolas" w:cs="Times New Roman"/>
          <w:color w:val="DCDCAA"/>
          <w:sz w:val="21"/>
          <w:szCs w:val="21"/>
          <w:lang w:eastAsia="de-DE"/>
        </w:rPr>
        <w:t>.route</w:t>
      </w:r>
      <w:proofErr w:type="gramEnd"/>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CE9178"/>
          <w:sz w:val="21"/>
          <w:szCs w:val="21"/>
          <w:lang w:eastAsia="de-DE"/>
        </w:rPr>
        <w:t>"/login"</w:t>
      </w:r>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9CDCFE"/>
          <w:sz w:val="21"/>
          <w:szCs w:val="21"/>
          <w:lang w:eastAsia="de-DE"/>
        </w:rPr>
        <w:t>methods</w:t>
      </w:r>
      <w:proofErr w:type="spellEnd"/>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CE9178"/>
          <w:sz w:val="21"/>
          <w:szCs w:val="21"/>
          <w:lang w:eastAsia="de-DE"/>
        </w:rPr>
        <w:t>"GET"</w:t>
      </w: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CE9178"/>
          <w:sz w:val="21"/>
          <w:szCs w:val="21"/>
          <w:lang w:eastAsia="de-DE"/>
        </w:rPr>
        <w:t>"POST"</w:t>
      </w:r>
      <w:r w:rsidRPr="00E9276B">
        <w:rPr>
          <w:rFonts w:ascii="Consolas" w:eastAsia="Times New Roman" w:hAnsi="Consolas" w:cs="Times New Roman"/>
          <w:color w:val="D4D4D4"/>
          <w:sz w:val="21"/>
          <w:szCs w:val="21"/>
          <w:lang w:eastAsia="de-DE"/>
        </w:rPr>
        <w:t>])</w:t>
      </w:r>
    </w:p>
    <w:p w14:paraId="7F300AF2"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eastAsia="de-DE"/>
        </w:rPr>
      </w:pPr>
      <w:proofErr w:type="spellStart"/>
      <w:r w:rsidRPr="00E9276B">
        <w:rPr>
          <w:rFonts w:ascii="Consolas" w:eastAsia="Times New Roman" w:hAnsi="Consolas" w:cs="Times New Roman"/>
          <w:color w:val="569CD6"/>
          <w:sz w:val="21"/>
          <w:szCs w:val="21"/>
          <w:lang w:eastAsia="de-DE"/>
        </w:rPr>
        <w:t>def</w:t>
      </w:r>
      <w:proofErr w:type="spellEnd"/>
      <w:r w:rsidRPr="00E9276B">
        <w:rPr>
          <w:rFonts w:ascii="Consolas" w:eastAsia="Times New Roman" w:hAnsi="Consolas" w:cs="Times New Roman"/>
          <w:color w:val="D4D4D4"/>
          <w:sz w:val="21"/>
          <w:szCs w:val="21"/>
          <w:lang w:eastAsia="de-DE"/>
        </w:rPr>
        <w:t> </w:t>
      </w:r>
      <w:proofErr w:type="spellStart"/>
      <w:r w:rsidRPr="00E9276B">
        <w:rPr>
          <w:rFonts w:ascii="Consolas" w:eastAsia="Times New Roman" w:hAnsi="Consolas" w:cs="Times New Roman"/>
          <w:color w:val="DCDCAA"/>
          <w:sz w:val="21"/>
          <w:szCs w:val="21"/>
          <w:lang w:eastAsia="de-DE"/>
        </w:rPr>
        <w:t>login</w:t>
      </w:r>
      <w:proofErr w:type="spellEnd"/>
      <w:r w:rsidRPr="00E9276B">
        <w:rPr>
          <w:rFonts w:ascii="Consolas" w:eastAsia="Times New Roman" w:hAnsi="Consolas" w:cs="Times New Roman"/>
          <w:color w:val="D4D4D4"/>
          <w:sz w:val="21"/>
          <w:szCs w:val="21"/>
          <w:lang w:eastAsia="de-DE"/>
        </w:rPr>
        <w:t>(</w:t>
      </w:r>
      <w:proofErr w:type="spellStart"/>
      <w:r w:rsidRPr="00E9276B">
        <w:rPr>
          <w:rFonts w:ascii="Consolas" w:eastAsia="Times New Roman" w:hAnsi="Consolas" w:cs="Times New Roman"/>
          <w:color w:val="9CDCFE"/>
          <w:sz w:val="21"/>
          <w:szCs w:val="21"/>
          <w:lang w:eastAsia="de-DE"/>
        </w:rPr>
        <w:t>msg</w:t>
      </w:r>
      <w:proofErr w:type="spellEnd"/>
      <w:r w:rsidRPr="00E9276B">
        <w:rPr>
          <w:rFonts w:ascii="Consolas" w:eastAsia="Times New Roman" w:hAnsi="Consolas" w:cs="Times New Roman"/>
          <w:color w:val="D4D4D4"/>
          <w:sz w:val="21"/>
          <w:szCs w:val="21"/>
          <w:lang w:eastAsia="de-DE"/>
        </w:rPr>
        <w:t>=</w:t>
      </w:r>
      <w:r w:rsidRPr="00E9276B">
        <w:rPr>
          <w:rFonts w:ascii="Consolas" w:eastAsia="Times New Roman" w:hAnsi="Consolas" w:cs="Times New Roman"/>
          <w:color w:val="CE9178"/>
          <w:sz w:val="21"/>
          <w:szCs w:val="21"/>
          <w:lang w:eastAsia="de-DE"/>
        </w:rPr>
        <w:t>""</w:t>
      </w:r>
      <w:r w:rsidRPr="00E9276B">
        <w:rPr>
          <w:rFonts w:ascii="Consolas" w:eastAsia="Times New Roman" w:hAnsi="Consolas" w:cs="Times New Roman"/>
          <w:color w:val="D4D4D4"/>
          <w:sz w:val="21"/>
          <w:szCs w:val="21"/>
          <w:lang w:eastAsia="de-DE"/>
        </w:rPr>
        <w:t>):</w:t>
      </w:r>
    </w:p>
    <w:p w14:paraId="7120DFAB" w14:textId="77777777" w:rsidR="00C2759B" w:rsidRPr="00E9276B" w:rsidRDefault="00C2759B" w:rsidP="00C2759B">
      <w:pPr>
        <w:rPr>
          <w:lang w:eastAsia="de-DE"/>
        </w:rPr>
      </w:pPr>
    </w:p>
    <w:p w14:paraId="1531A9C5" w14:textId="351D6431" w:rsidR="00C2759B" w:rsidRPr="00E9276B" w:rsidRDefault="00C2759B" w:rsidP="00C2759B">
      <w:pPr>
        <w:rPr>
          <w:lang w:eastAsia="de-DE"/>
        </w:rPr>
      </w:pPr>
      <w:proofErr w:type="spellStart"/>
      <w:r w:rsidRPr="00E9276B">
        <w:rPr>
          <w:lang w:eastAsia="de-DE"/>
        </w:rPr>
        <w:t>Flask</w:t>
      </w:r>
      <w:proofErr w:type="spellEnd"/>
      <w:r w:rsidRPr="00E9276B">
        <w:rPr>
          <w:lang w:eastAsia="de-DE"/>
        </w:rPr>
        <w:t xml:space="preserve"> verwendet sogenannte „Decorators“, um Funktionen zusätzliche Eigenschaften zu geben. Decorators können in anderen Python Programmen verwendet</w:t>
      </w:r>
      <w:r w:rsidR="00844F72" w:rsidRPr="00E9276B">
        <w:rPr>
          <w:lang w:eastAsia="de-DE"/>
        </w:rPr>
        <w:t xml:space="preserve"> </w:t>
      </w:r>
      <w:r w:rsidR="000C6FE3" w:rsidRPr="00E9276B">
        <w:rPr>
          <w:lang w:eastAsia="de-DE"/>
        </w:rPr>
        <w:t xml:space="preserve">werden </w:t>
      </w:r>
      <w:r w:rsidR="00844F72" w:rsidRPr="00E9276B">
        <w:rPr>
          <w:lang w:eastAsia="de-DE"/>
        </w:rPr>
        <w:t xml:space="preserve">und </w:t>
      </w:r>
      <w:r w:rsidRPr="00E9276B">
        <w:rPr>
          <w:lang w:eastAsia="de-DE"/>
        </w:rPr>
        <w:t>sind somit Teil von Python</w:t>
      </w:r>
      <w:r w:rsidR="000C6FE3" w:rsidRPr="00E9276B">
        <w:rPr>
          <w:lang w:eastAsia="de-DE"/>
        </w:rPr>
        <w:t>,</w:t>
      </w:r>
      <w:r w:rsidRPr="00E9276B">
        <w:rPr>
          <w:lang w:eastAsia="de-DE"/>
        </w:rPr>
        <w:t xml:space="preserve"> nicht</w:t>
      </w:r>
      <w:r w:rsidR="000C6FE3" w:rsidRPr="00E9276B">
        <w:rPr>
          <w:lang w:eastAsia="de-DE"/>
        </w:rPr>
        <w:t xml:space="preserve"> von</w:t>
      </w:r>
      <w:r w:rsidRPr="00E9276B">
        <w:rPr>
          <w:lang w:eastAsia="de-DE"/>
        </w:rPr>
        <w:t xml:space="preserve"> </w:t>
      </w:r>
      <w:proofErr w:type="spellStart"/>
      <w:r w:rsidRPr="00E9276B">
        <w:rPr>
          <w:lang w:eastAsia="de-DE"/>
        </w:rPr>
        <w:t>Flask</w:t>
      </w:r>
      <w:proofErr w:type="spellEnd"/>
      <w:r w:rsidRPr="00E9276B">
        <w:rPr>
          <w:lang w:eastAsia="de-DE"/>
        </w:rPr>
        <w:t xml:space="preserve">. Der Decorator verknüpft die Funktion über das Stichwort </w:t>
      </w:r>
      <w:r w:rsidR="000C6FE3" w:rsidRPr="00E9276B">
        <w:rPr>
          <w:lang w:eastAsia="de-DE"/>
        </w:rPr>
        <w:t>„</w:t>
      </w:r>
      <w:r w:rsidRPr="00E9276B">
        <w:rPr>
          <w:lang w:eastAsia="de-DE"/>
        </w:rPr>
        <w:t>route</w:t>
      </w:r>
      <w:r w:rsidR="000C6FE3" w:rsidRPr="00E9276B">
        <w:rPr>
          <w:lang w:eastAsia="de-DE"/>
        </w:rPr>
        <w:t>“</w:t>
      </w:r>
      <w:r w:rsidRPr="00E9276B">
        <w:rPr>
          <w:lang w:eastAsia="de-DE"/>
        </w:rPr>
        <w:t xml:space="preserve"> mit einer URL</w:t>
      </w:r>
      <w:r w:rsidR="006273E9" w:rsidRPr="00E9276B">
        <w:rPr>
          <w:lang w:eastAsia="de-DE"/>
        </w:rPr>
        <w:t>,</w:t>
      </w:r>
      <w:r w:rsidRPr="00E9276B">
        <w:rPr>
          <w:lang w:eastAsia="de-DE"/>
        </w:rPr>
        <w:t xml:space="preserve"> welche im Browser aufgerufen werden kann. So lautet die URL in diesem Fall example.com/</w:t>
      </w:r>
      <w:proofErr w:type="spellStart"/>
      <w:r w:rsidRPr="00E9276B">
        <w:rPr>
          <w:lang w:eastAsia="de-DE"/>
        </w:rPr>
        <w:t>login</w:t>
      </w:r>
      <w:proofErr w:type="spellEnd"/>
      <w:r w:rsidRPr="00E9276B">
        <w:rPr>
          <w:rStyle w:val="Funotenzeichen"/>
          <w:lang w:eastAsia="de-DE"/>
        </w:rPr>
        <w:footnoteReference w:id="6"/>
      </w:r>
      <w:r w:rsidRPr="00E9276B">
        <w:rPr>
          <w:lang w:eastAsia="de-DE"/>
        </w:rPr>
        <w:t xml:space="preserve">. </w:t>
      </w:r>
    </w:p>
    <w:p w14:paraId="2D4AADC7" w14:textId="4D7A62D7" w:rsidR="00C2759B" w:rsidRPr="00E9276B" w:rsidRDefault="00C2759B" w:rsidP="00C2759B">
      <w:pPr>
        <w:rPr>
          <w:lang w:eastAsia="de-DE"/>
        </w:rPr>
      </w:pPr>
      <w:r w:rsidRPr="00E9276B">
        <w:rPr>
          <w:lang w:eastAsia="de-DE"/>
        </w:rPr>
        <w:t>Die Methoden GET und POST erlauben der Funktion mit der Seite zu interagieren. POST und GET ermöglichen es</w:t>
      </w:r>
      <w:r w:rsidR="00567FDA" w:rsidRPr="00E9276B">
        <w:rPr>
          <w:lang w:eastAsia="de-DE"/>
        </w:rPr>
        <w:t>,</w:t>
      </w:r>
      <w:r w:rsidRPr="00E9276B">
        <w:rPr>
          <w:lang w:eastAsia="de-DE"/>
        </w:rPr>
        <w:t xml:space="preserve"> die Nutzerdaten (E-Mail uns Passwort) </w:t>
      </w:r>
      <w:r w:rsidR="003639E4" w:rsidRPr="00E9276B">
        <w:rPr>
          <w:lang w:eastAsia="de-DE"/>
        </w:rPr>
        <w:t>von der Webseite</w:t>
      </w:r>
      <w:r w:rsidRPr="00E9276B">
        <w:rPr>
          <w:lang w:eastAsia="de-DE"/>
        </w:rPr>
        <w:t xml:space="preserve"> zu erhalten und eventuelle Fehlermeldung</w:t>
      </w:r>
      <w:r w:rsidR="00567FDA" w:rsidRPr="00E9276B">
        <w:rPr>
          <w:lang w:eastAsia="de-DE"/>
        </w:rPr>
        <w:t>en</w:t>
      </w:r>
      <w:r w:rsidRPr="00E9276B">
        <w:rPr>
          <w:lang w:eastAsia="de-DE"/>
        </w:rPr>
        <w:t xml:space="preserve"> anzuzeigen.</w:t>
      </w:r>
    </w:p>
    <w:p w14:paraId="24F98283"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C586C0"/>
          <w:sz w:val="21"/>
          <w:szCs w:val="21"/>
          <w:lang w:val="en-US" w:eastAsia="de-DE"/>
        </w:rPr>
        <w:t>return</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CDCAA"/>
          <w:sz w:val="21"/>
          <w:szCs w:val="21"/>
          <w:lang w:val="en-US" w:eastAsia="de-DE"/>
        </w:rPr>
        <w:t>render_</w:t>
      </w:r>
      <w:proofErr w:type="gramStart"/>
      <w:r w:rsidRPr="00E9276B">
        <w:rPr>
          <w:rFonts w:ascii="Consolas" w:eastAsia="Times New Roman" w:hAnsi="Consolas" w:cs="Times New Roman"/>
          <w:color w:val="DCDCAA"/>
          <w:sz w:val="21"/>
          <w:szCs w:val="21"/>
          <w:lang w:val="en-US" w:eastAsia="de-DE"/>
        </w:rPr>
        <w:t>template</w:t>
      </w:r>
      <w:proofErr w:type="spellEnd"/>
      <w:r w:rsidRPr="00E9276B">
        <w:rPr>
          <w:rFonts w:ascii="Consolas" w:eastAsia="Times New Roman" w:hAnsi="Consolas" w:cs="Times New Roman"/>
          <w:color w:val="D4D4D4"/>
          <w:sz w:val="21"/>
          <w:szCs w:val="21"/>
          <w:lang w:val="en-US" w:eastAsia="de-DE"/>
        </w:rPr>
        <w:t>(</w:t>
      </w:r>
      <w:proofErr w:type="gramEnd"/>
      <w:r w:rsidRPr="00E9276B">
        <w:rPr>
          <w:rFonts w:ascii="Consolas" w:eastAsia="Times New Roman" w:hAnsi="Consolas" w:cs="Times New Roman"/>
          <w:color w:val="CE9178"/>
          <w:sz w:val="21"/>
          <w:szCs w:val="21"/>
          <w:lang w:val="en-US" w:eastAsia="de-DE"/>
        </w:rPr>
        <w:t>“login.html”</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msg</w:t>
      </w:r>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9CDCFE"/>
          <w:sz w:val="21"/>
          <w:szCs w:val="21"/>
          <w:lang w:val="en-US" w:eastAsia="de-DE"/>
        </w:rPr>
        <w:t>msg</w:t>
      </w:r>
      <w:r w:rsidRPr="00E9276B">
        <w:rPr>
          <w:rFonts w:ascii="Consolas" w:eastAsia="Times New Roman" w:hAnsi="Consolas" w:cs="Times New Roman"/>
          <w:color w:val="D4D4D4"/>
          <w:sz w:val="21"/>
          <w:szCs w:val="21"/>
          <w:lang w:val="en-US" w:eastAsia="de-DE"/>
        </w:rPr>
        <w:t>)</w:t>
      </w:r>
    </w:p>
    <w:p w14:paraId="13109F8E" w14:textId="77777777" w:rsidR="00C2759B" w:rsidRPr="00E9276B" w:rsidRDefault="00C2759B" w:rsidP="00C2759B">
      <w:pPr>
        <w:rPr>
          <w:lang w:val="en-US" w:eastAsia="de-DE"/>
        </w:rPr>
      </w:pPr>
    </w:p>
    <w:p w14:paraId="7FC5B464" w14:textId="49F94814" w:rsidR="00C2759B" w:rsidRPr="00E9276B" w:rsidRDefault="00C2759B" w:rsidP="00C2759B">
      <w:pPr>
        <w:rPr>
          <w:lang w:eastAsia="de-DE"/>
        </w:rPr>
      </w:pPr>
      <w:r w:rsidRPr="00E9276B">
        <w:rPr>
          <w:lang w:eastAsia="de-DE"/>
        </w:rPr>
        <w:t xml:space="preserve">Mithilfe von Templates können in </w:t>
      </w:r>
      <w:proofErr w:type="spellStart"/>
      <w:r w:rsidRPr="00E9276B">
        <w:rPr>
          <w:lang w:eastAsia="de-DE"/>
        </w:rPr>
        <w:t>Flask</w:t>
      </w:r>
      <w:proofErr w:type="spellEnd"/>
      <w:r w:rsidRPr="00E9276B">
        <w:rPr>
          <w:lang w:eastAsia="de-DE"/>
        </w:rPr>
        <w:t xml:space="preserve"> HTML</w:t>
      </w:r>
      <w:r w:rsidRPr="00E9276B">
        <w:rPr>
          <w:lang w:eastAsia="de-DE"/>
        </w:rPr>
        <w:fldChar w:fldCharType="begin"/>
      </w:r>
      <w:r w:rsidRPr="00E9276B">
        <w:instrText xml:space="preserve"> XE "</w:instrText>
      </w:r>
      <w:r w:rsidRPr="00E9276B">
        <w:rPr>
          <w:lang w:eastAsia="de-DE"/>
        </w:rPr>
        <w:instrText>HTML</w:instrText>
      </w:r>
      <w:r w:rsidRPr="00E9276B">
        <w:instrText>" \t "</w:instrText>
      </w:r>
      <w:r w:rsidRPr="00E9276B">
        <w:rPr>
          <w:rFonts w:asciiTheme="minorHAnsi" w:hAnsiTheme="minorHAnsi" w:cstheme="minorHAnsi"/>
          <w:i/>
        </w:rPr>
        <w:instrText>Hypertext Markup Language</w:instrText>
      </w:r>
      <w:r w:rsidRPr="00E9276B">
        <w:instrText xml:space="preserve">" </w:instrText>
      </w:r>
      <w:r w:rsidRPr="00E9276B">
        <w:rPr>
          <w:lang w:eastAsia="de-DE"/>
        </w:rPr>
        <w:fldChar w:fldCharType="end"/>
      </w:r>
      <w:r w:rsidR="00567FDA" w:rsidRPr="00E9276B">
        <w:rPr>
          <w:lang w:eastAsia="de-DE"/>
        </w:rPr>
        <w:t>-</w:t>
      </w:r>
      <w:r w:rsidRPr="00E9276B">
        <w:rPr>
          <w:lang w:eastAsia="de-DE"/>
        </w:rPr>
        <w:t xml:space="preserve">Dateien angezeigt werden. Hierdurch </w:t>
      </w:r>
      <w:r w:rsidR="000D423E" w:rsidRPr="00E9276B">
        <w:rPr>
          <w:lang w:eastAsia="de-DE"/>
        </w:rPr>
        <w:t>wird die</w:t>
      </w:r>
      <w:r w:rsidRPr="00E9276B">
        <w:rPr>
          <w:lang w:eastAsia="de-DE"/>
        </w:rPr>
        <w:t xml:space="preserve"> für den Nutzer sichtbare Webseite generiert. In diesem Fall wird durch den Aufruf der URL example.com/</w:t>
      </w:r>
      <w:proofErr w:type="spellStart"/>
      <w:r w:rsidRPr="00E9276B">
        <w:rPr>
          <w:lang w:eastAsia="de-DE"/>
        </w:rPr>
        <w:t>login</w:t>
      </w:r>
      <w:proofErr w:type="spellEnd"/>
      <w:r w:rsidRPr="00E9276B">
        <w:rPr>
          <w:lang w:eastAsia="de-DE"/>
        </w:rPr>
        <w:t xml:space="preserve"> die </w:t>
      </w:r>
      <w:r w:rsidR="003639E4" w:rsidRPr="00E9276B">
        <w:rPr>
          <w:lang w:eastAsia="de-DE"/>
        </w:rPr>
        <w:t>„</w:t>
      </w:r>
      <w:r w:rsidRPr="00E9276B">
        <w:rPr>
          <w:lang w:eastAsia="de-DE"/>
        </w:rPr>
        <w:t>Login</w:t>
      </w:r>
      <w:r w:rsidR="003639E4" w:rsidRPr="00E9276B">
        <w:rPr>
          <w:lang w:eastAsia="de-DE"/>
        </w:rPr>
        <w:t>“</w:t>
      </w:r>
      <w:r w:rsidRPr="00E9276B">
        <w:rPr>
          <w:lang w:eastAsia="de-DE"/>
        </w:rPr>
        <w:t xml:space="preserve"> HTML Datei angezeigt. „</w:t>
      </w:r>
      <w:proofErr w:type="spellStart"/>
      <w:r w:rsidRPr="00E9276B">
        <w:rPr>
          <w:lang w:eastAsia="de-DE"/>
        </w:rPr>
        <w:t>msg</w:t>
      </w:r>
      <w:proofErr w:type="spellEnd"/>
      <w:r w:rsidRPr="00E9276B">
        <w:rPr>
          <w:lang w:eastAsia="de-DE"/>
        </w:rPr>
        <w:t xml:space="preserve">“ ist beim Erstaufruf </w:t>
      </w:r>
      <w:r w:rsidR="00952FAF" w:rsidRPr="00E9276B">
        <w:rPr>
          <w:lang w:eastAsia="de-DE"/>
        </w:rPr>
        <w:t xml:space="preserve">ohne Inhalt und es </w:t>
      </w:r>
      <w:r w:rsidRPr="00E9276B">
        <w:rPr>
          <w:lang w:eastAsia="de-DE"/>
        </w:rPr>
        <w:t>wird keine Nachricht angezeigt</w:t>
      </w:r>
      <w:r w:rsidRPr="00E9276B">
        <w:rPr>
          <w:rStyle w:val="Funotenzeichen"/>
          <w:lang w:eastAsia="de-DE"/>
        </w:rPr>
        <w:footnoteReference w:id="7"/>
      </w:r>
      <w:r w:rsidRPr="00E9276B">
        <w:rPr>
          <w:lang w:eastAsia="de-DE"/>
        </w:rPr>
        <w:t xml:space="preserve">.  </w:t>
      </w:r>
    </w:p>
    <w:p w14:paraId="5EA66E2A" w14:textId="77777777" w:rsidR="00C2759B" w:rsidRPr="00E9276B" w:rsidRDefault="00C2759B" w:rsidP="00C2759B">
      <w:pPr>
        <w:spacing w:line="259" w:lineRule="auto"/>
        <w:jc w:val="left"/>
        <w:rPr>
          <w:lang w:eastAsia="de-DE"/>
        </w:rPr>
      </w:pPr>
      <w:r w:rsidRPr="00E9276B">
        <w:rPr>
          <w:lang w:eastAsia="de-DE"/>
        </w:rPr>
        <w:br w:type="page"/>
      </w:r>
    </w:p>
    <w:p w14:paraId="31DD3B9E" w14:textId="77777777" w:rsidR="00C2759B" w:rsidRPr="00E9276B" w:rsidRDefault="00C2759B" w:rsidP="00C2759B">
      <w:pPr>
        <w:rPr>
          <w:lang w:eastAsia="de-DE"/>
        </w:rPr>
      </w:pPr>
    </w:p>
    <w:p w14:paraId="0F44E7A1"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C586C0"/>
          <w:sz w:val="21"/>
          <w:szCs w:val="21"/>
          <w:lang w:val="en-US" w:eastAsia="de-DE"/>
        </w:rPr>
        <w:t>if</w:t>
      </w:r>
      <w:r w:rsidRPr="00E9276B">
        <w:rPr>
          <w:rFonts w:ascii="Consolas" w:eastAsia="Times New Roman" w:hAnsi="Consolas" w:cs="Times New Roman"/>
          <w:color w:val="D4D4D4"/>
          <w:sz w:val="21"/>
          <w:szCs w:val="21"/>
          <w:lang w:val="en-US" w:eastAsia="de-DE"/>
        </w:rPr>
        <w:t> </w:t>
      </w:r>
      <w:proofErr w:type="gramStart"/>
      <w:r w:rsidRPr="00E9276B">
        <w:rPr>
          <w:rFonts w:ascii="Consolas" w:eastAsia="Times New Roman" w:hAnsi="Consolas" w:cs="Times New Roman"/>
          <w:color w:val="9CDCFE"/>
          <w:sz w:val="21"/>
          <w:szCs w:val="21"/>
          <w:lang w:val="en-US" w:eastAsia="de-DE"/>
        </w:rPr>
        <w:t>request</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method</w:t>
      </w:r>
      <w:proofErr w:type="gramEnd"/>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CE9178"/>
          <w:sz w:val="21"/>
          <w:szCs w:val="21"/>
          <w:lang w:val="en-US" w:eastAsia="de-DE"/>
        </w:rPr>
        <w:t>"POST"</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569CD6"/>
          <w:sz w:val="21"/>
          <w:szCs w:val="21"/>
          <w:lang w:val="en-US" w:eastAsia="de-DE"/>
        </w:rPr>
        <w:t>and</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E9178"/>
          <w:sz w:val="21"/>
          <w:szCs w:val="21"/>
          <w:lang w:val="en-US" w:eastAsia="de-DE"/>
        </w:rPr>
        <w:t>"email"</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569CD6"/>
          <w:sz w:val="21"/>
          <w:szCs w:val="21"/>
          <w:lang w:val="en-US" w:eastAsia="de-DE"/>
        </w:rPr>
        <w:t>in</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request</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form</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569CD6"/>
          <w:sz w:val="21"/>
          <w:szCs w:val="21"/>
          <w:lang w:val="en-US" w:eastAsia="de-DE"/>
        </w:rPr>
        <w:t>and</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E9178"/>
          <w:sz w:val="21"/>
          <w:szCs w:val="21"/>
          <w:lang w:val="en-US" w:eastAsia="de-DE"/>
        </w:rPr>
        <w:t>"password"</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569CD6"/>
          <w:sz w:val="21"/>
          <w:szCs w:val="21"/>
          <w:lang w:val="en-US" w:eastAsia="de-DE"/>
        </w:rPr>
        <w:t>in</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request</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form</w:t>
      </w:r>
      <w:r w:rsidRPr="00E9276B">
        <w:rPr>
          <w:rFonts w:ascii="Consolas" w:eastAsia="Times New Roman" w:hAnsi="Consolas" w:cs="Times New Roman"/>
          <w:color w:val="D4D4D4"/>
          <w:sz w:val="21"/>
          <w:szCs w:val="21"/>
          <w:lang w:val="en-US" w:eastAsia="de-DE"/>
        </w:rPr>
        <w:t>:</w:t>
      </w:r>
    </w:p>
    <w:p w14:paraId="6176CD0C"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email</w:t>
      </w:r>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9CDCFE"/>
          <w:sz w:val="21"/>
          <w:szCs w:val="21"/>
          <w:lang w:val="en-US" w:eastAsia="de-DE"/>
        </w:rPr>
        <w:t>request</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form</w:t>
      </w:r>
      <w:proofErr w:type="spellEnd"/>
      <w:proofErr w:type="gram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"email"</w:t>
      </w:r>
      <w:r w:rsidRPr="00E9276B">
        <w:rPr>
          <w:rFonts w:ascii="Consolas" w:eastAsia="Times New Roman" w:hAnsi="Consolas" w:cs="Times New Roman"/>
          <w:color w:val="D4D4D4"/>
          <w:sz w:val="21"/>
          <w:szCs w:val="21"/>
          <w:lang w:val="en-US" w:eastAsia="de-DE"/>
        </w:rPr>
        <w:t>]</w:t>
      </w:r>
    </w:p>
    <w:p w14:paraId="25A54317"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password</w:t>
      </w:r>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4EC9B0"/>
          <w:sz w:val="21"/>
          <w:szCs w:val="21"/>
          <w:lang w:val="en-US" w:eastAsia="de-DE"/>
        </w:rPr>
        <w:t>hashlib</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DCDCAA"/>
          <w:sz w:val="21"/>
          <w:szCs w:val="21"/>
          <w:lang w:val="en-US" w:eastAsia="de-DE"/>
        </w:rPr>
        <w:t>md5</w:t>
      </w:r>
      <w:r w:rsidRPr="00E9276B">
        <w:rPr>
          <w:rFonts w:ascii="Consolas" w:eastAsia="Times New Roman" w:hAnsi="Consolas" w:cs="Times New Roman"/>
          <w:color w:val="D4D4D4"/>
          <w:sz w:val="21"/>
          <w:szCs w:val="21"/>
          <w:lang w:val="en-US" w:eastAsia="de-DE"/>
        </w:rPr>
        <w:t>(</w:t>
      </w:r>
      <w:proofErr w:type="gramStart"/>
      <w:r w:rsidRPr="00E9276B">
        <w:rPr>
          <w:rFonts w:ascii="Consolas" w:eastAsia="Times New Roman" w:hAnsi="Consolas" w:cs="Times New Roman"/>
          <w:color w:val="9CDCFE"/>
          <w:sz w:val="21"/>
          <w:szCs w:val="21"/>
          <w:lang w:val="en-US" w:eastAsia="de-DE"/>
        </w:rPr>
        <w:t>request</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form</w:t>
      </w:r>
      <w:proofErr w:type="gram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"password"</w:t>
      </w:r>
      <w:r w:rsidRPr="00E9276B">
        <w:rPr>
          <w:rFonts w:ascii="Consolas" w:eastAsia="Times New Roman" w:hAnsi="Consolas" w:cs="Times New Roman"/>
          <w:color w:val="D4D4D4"/>
          <w:sz w:val="21"/>
          <w:szCs w:val="21"/>
          <w:lang w:val="en-US" w:eastAsia="de-DE"/>
        </w:rPr>
        <w:t>].encode())</w:t>
      </w:r>
    </w:p>
    <w:p w14:paraId="500B9B40"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
    <w:p w14:paraId="684FD48B"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con</w:t>
      </w:r>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4EC9B0"/>
          <w:sz w:val="21"/>
          <w:szCs w:val="21"/>
          <w:lang w:val="en-US" w:eastAsia="de-DE"/>
        </w:rPr>
        <w:t>api</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DCDCAA"/>
          <w:sz w:val="21"/>
          <w:szCs w:val="21"/>
          <w:lang w:val="en-US" w:eastAsia="de-DE"/>
        </w:rPr>
        <w:t>connect</w:t>
      </w:r>
      <w:proofErr w:type="gramEnd"/>
      <w:r w:rsidRPr="00E9276B">
        <w:rPr>
          <w:rFonts w:ascii="Consolas" w:eastAsia="Times New Roman" w:hAnsi="Consolas" w:cs="Times New Roman"/>
          <w:color w:val="DCDCAA"/>
          <w:sz w:val="21"/>
          <w:szCs w:val="21"/>
          <w:lang w:val="en-US" w:eastAsia="de-DE"/>
        </w:rPr>
        <w:t>_to_DB</w:t>
      </w:r>
      <w:proofErr w:type="spellEnd"/>
      <w:r w:rsidRPr="00E9276B">
        <w:rPr>
          <w:rFonts w:ascii="Consolas" w:eastAsia="Times New Roman" w:hAnsi="Consolas" w:cs="Times New Roman"/>
          <w:color w:val="D4D4D4"/>
          <w:sz w:val="21"/>
          <w:szCs w:val="21"/>
          <w:lang w:val="en-US" w:eastAsia="de-DE"/>
        </w:rPr>
        <w:t>()</w:t>
      </w:r>
    </w:p>
    <w:p w14:paraId="5999C0B8"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cursor</w:t>
      </w:r>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9CDCFE"/>
          <w:sz w:val="21"/>
          <w:szCs w:val="21"/>
          <w:lang w:val="en-US" w:eastAsia="de-DE"/>
        </w:rPr>
        <w:t>con</w:t>
      </w:r>
      <w:r w:rsidRPr="00E9276B">
        <w:rPr>
          <w:rFonts w:ascii="Consolas" w:eastAsia="Times New Roman" w:hAnsi="Consolas" w:cs="Times New Roman"/>
          <w:color w:val="D4D4D4"/>
          <w:sz w:val="21"/>
          <w:szCs w:val="21"/>
          <w:lang w:val="en-US" w:eastAsia="de-DE"/>
        </w:rPr>
        <w:t>.cursor</w:t>
      </w:r>
      <w:proofErr w:type="spellEnd"/>
      <w:proofErr w:type="gramEnd"/>
      <w:r w:rsidRPr="00E9276B">
        <w:rPr>
          <w:rFonts w:ascii="Consolas" w:eastAsia="Times New Roman" w:hAnsi="Consolas" w:cs="Times New Roman"/>
          <w:color w:val="D4D4D4"/>
          <w:sz w:val="21"/>
          <w:szCs w:val="21"/>
          <w:lang w:val="en-US" w:eastAsia="de-DE"/>
        </w:rPr>
        <w:t>()</w:t>
      </w:r>
    </w:p>
    <w:p w14:paraId="7A834615"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try</w:t>
      </w:r>
      <w:r w:rsidRPr="00E9276B">
        <w:rPr>
          <w:rFonts w:ascii="Consolas" w:eastAsia="Times New Roman" w:hAnsi="Consolas" w:cs="Times New Roman"/>
          <w:color w:val="D4D4D4"/>
          <w:sz w:val="21"/>
          <w:szCs w:val="21"/>
          <w:lang w:val="en-US" w:eastAsia="de-DE"/>
        </w:rPr>
        <w:t>:   </w:t>
      </w:r>
    </w:p>
    <w:p w14:paraId="19247B68"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gramStart"/>
      <w:r w:rsidRPr="00E9276B">
        <w:rPr>
          <w:rFonts w:ascii="Consolas" w:eastAsia="Times New Roman" w:hAnsi="Consolas" w:cs="Times New Roman"/>
          <w:color w:val="9CDCFE"/>
          <w:sz w:val="21"/>
          <w:szCs w:val="21"/>
          <w:lang w:val="en-US" w:eastAsia="de-DE"/>
        </w:rPr>
        <w:t>cursor</w:t>
      </w:r>
      <w:r w:rsidRPr="00E9276B">
        <w:rPr>
          <w:rFonts w:ascii="Consolas" w:eastAsia="Times New Roman" w:hAnsi="Consolas" w:cs="Times New Roman"/>
          <w:color w:val="D4D4D4"/>
          <w:sz w:val="21"/>
          <w:szCs w:val="21"/>
          <w:lang w:val="en-US" w:eastAsia="de-DE"/>
        </w:rPr>
        <w:t>.execute</w:t>
      </w:r>
      <w:proofErr w:type="gram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569CD6"/>
          <w:sz w:val="21"/>
          <w:szCs w:val="21"/>
          <w:lang w:val="en-US" w:eastAsia="de-DE"/>
        </w:rPr>
        <w:t>f</w:t>
      </w:r>
      <w:r w:rsidRPr="00E9276B">
        <w:rPr>
          <w:rFonts w:ascii="Consolas" w:eastAsia="Times New Roman" w:hAnsi="Consolas" w:cs="Times New Roman"/>
          <w:color w:val="CE9178"/>
          <w:sz w:val="21"/>
          <w:szCs w:val="21"/>
          <w:lang w:val="en-US" w:eastAsia="de-DE"/>
        </w:rPr>
        <w:t>"SELECT * FROM users WHERE email = ‘</w:t>
      </w:r>
      <w:r w:rsidRPr="00E9276B">
        <w:rPr>
          <w:rFonts w:ascii="Consolas" w:eastAsia="Times New Roman" w:hAnsi="Consolas" w:cs="Times New Roman"/>
          <w:color w:val="569CD6"/>
          <w:sz w:val="21"/>
          <w:szCs w:val="21"/>
          <w:lang w:val="en-US" w:eastAsia="de-DE"/>
        </w:rPr>
        <w:t>{</w:t>
      </w:r>
      <w:r w:rsidRPr="00E9276B">
        <w:rPr>
          <w:rFonts w:ascii="Consolas" w:eastAsia="Times New Roman" w:hAnsi="Consolas" w:cs="Times New Roman"/>
          <w:color w:val="9CDCFE"/>
          <w:sz w:val="21"/>
          <w:szCs w:val="21"/>
          <w:lang w:val="en-US" w:eastAsia="de-DE"/>
        </w:rPr>
        <w:t>email</w:t>
      </w:r>
      <w:r w:rsidRPr="00E9276B">
        <w:rPr>
          <w:rFonts w:ascii="Consolas" w:eastAsia="Times New Roman" w:hAnsi="Consolas" w:cs="Times New Roman"/>
          <w:color w:val="569CD6"/>
          <w:sz w:val="21"/>
          <w:szCs w:val="21"/>
          <w:lang w:val="en-US" w:eastAsia="de-DE"/>
        </w:rPr>
        <w:t>}</w:t>
      </w:r>
      <w:r w:rsidRPr="00E9276B">
        <w:rPr>
          <w:rFonts w:ascii="Consolas" w:eastAsia="Times New Roman" w:hAnsi="Consolas" w:cs="Times New Roman"/>
          <w:color w:val="CE9178"/>
          <w:sz w:val="21"/>
          <w:szCs w:val="21"/>
          <w:lang w:val="en-US" w:eastAsia="de-DE"/>
        </w:rPr>
        <w:t>’ AND password = ‘</w:t>
      </w:r>
      <w:r w:rsidRPr="00E9276B">
        <w:rPr>
          <w:rFonts w:ascii="Consolas" w:eastAsia="Times New Roman" w:hAnsi="Consolas" w:cs="Times New Roman"/>
          <w:color w:val="569CD6"/>
          <w:sz w:val="21"/>
          <w:szCs w:val="21"/>
          <w:lang w:val="en-US" w:eastAsia="de-DE"/>
        </w:rPr>
        <w:t>{</w:t>
      </w:r>
      <w:r w:rsidRPr="00E9276B">
        <w:rPr>
          <w:rFonts w:ascii="Consolas" w:eastAsia="Times New Roman" w:hAnsi="Consolas" w:cs="Times New Roman"/>
          <w:color w:val="9CDCFE"/>
          <w:sz w:val="21"/>
          <w:szCs w:val="21"/>
          <w:lang w:val="en-US" w:eastAsia="de-DE"/>
        </w:rPr>
        <w:t>password</w:t>
      </w:r>
      <w:r w:rsidRPr="00E9276B">
        <w:rPr>
          <w:rFonts w:ascii="Consolas" w:eastAsia="Times New Roman" w:hAnsi="Consolas" w:cs="Times New Roman"/>
          <w:color w:val="569CD6"/>
          <w:sz w:val="21"/>
          <w:szCs w:val="21"/>
          <w:lang w:val="en-US" w:eastAsia="de-DE"/>
        </w:rPr>
        <w:t>}</w:t>
      </w:r>
      <w:r w:rsidRPr="00E9276B">
        <w:rPr>
          <w:rFonts w:ascii="Consolas" w:eastAsia="Times New Roman" w:hAnsi="Consolas" w:cs="Times New Roman"/>
          <w:color w:val="CE9178"/>
          <w:sz w:val="21"/>
          <w:szCs w:val="21"/>
          <w:lang w:val="en-US" w:eastAsia="de-DE"/>
        </w:rPr>
        <w:t>’"</w:t>
      </w:r>
      <w:r w:rsidRPr="00E9276B">
        <w:rPr>
          <w:rFonts w:ascii="Consolas" w:eastAsia="Times New Roman" w:hAnsi="Consolas" w:cs="Times New Roman"/>
          <w:color w:val="D4D4D4"/>
          <w:sz w:val="21"/>
          <w:szCs w:val="21"/>
          <w:lang w:val="en-US" w:eastAsia="de-DE"/>
        </w:rPr>
        <w:t>)</w:t>
      </w:r>
    </w:p>
    <w:p w14:paraId="279F0E4A"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except</w:t>
      </w:r>
      <w:r w:rsidRPr="00E9276B">
        <w:rPr>
          <w:rFonts w:ascii="Consolas" w:eastAsia="Times New Roman" w:hAnsi="Consolas" w:cs="Times New Roman"/>
          <w:color w:val="D4D4D4"/>
          <w:sz w:val="21"/>
          <w:szCs w:val="21"/>
          <w:lang w:val="en-US" w:eastAsia="de-DE"/>
        </w:rPr>
        <w:t> </w:t>
      </w:r>
      <w:proofErr w:type="spellStart"/>
      <w:proofErr w:type="gramStart"/>
      <w:r w:rsidRPr="00E9276B">
        <w:rPr>
          <w:rFonts w:ascii="Consolas" w:eastAsia="Times New Roman" w:hAnsi="Consolas" w:cs="Times New Roman"/>
          <w:color w:val="4EC9B0"/>
          <w:sz w:val="21"/>
          <w:szCs w:val="21"/>
          <w:lang w:val="en-US" w:eastAsia="de-DE"/>
        </w:rPr>
        <w:t>mariadb</w:t>
      </w:r>
      <w:r w:rsidRPr="00E9276B">
        <w:rPr>
          <w:rFonts w:ascii="Consolas" w:eastAsia="Times New Roman" w:hAnsi="Consolas" w:cs="Times New Roman"/>
          <w:color w:val="D4D4D4"/>
          <w:sz w:val="21"/>
          <w:szCs w:val="21"/>
          <w:lang w:val="en-US" w:eastAsia="de-DE"/>
        </w:rPr>
        <w:t>.Error</w:t>
      </w:r>
      <w:proofErr w:type="spellEnd"/>
      <w:proofErr w:type="gramEnd"/>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as</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e</w:t>
      </w:r>
      <w:r w:rsidRPr="00E9276B">
        <w:rPr>
          <w:rFonts w:ascii="Consolas" w:eastAsia="Times New Roman" w:hAnsi="Consolas" w:cs="Times New Roman"/>
          <w:color w:val="D4D4D4"/>
          <w:sz w:val="21"/>
          <w:szCs w:val="21"/>
          <w:lang w:val="en-US" w:eastAsia="de-DE"/>
        </w:rPr>
        <w:t>:</w:t>
      </w:r>
    </w:p>
    <w:p w14:paraId="1BF3E7A1"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gramStart"/>
      <w:r w:rsidRPr="00E9276B">
        <w:rPr>
          <w:rFonts w:ascii="Consolas" w:eastAsia="Times New Roman" w:hAnsi="Consolas" w:cs="Times New Roman"/>
          <w:color w:val="DCDCAA"/>
          <w:sz w:val="21"/>
          <w:szCs w:val="21"/>
          <w:lang w:val="en-US" w:eastAsia="de-DE"/>
        </w:rPr>
        <w:t>print</w:t>
      </w:r>
      <w:r w:rsidRPr="00E9276B">
        <w:rPr>
          <w:rFonts w:ascii="Consolas" w:eastAsia="Times New Roman" w:hAnsi="Consolas" w:cs="Times New Roman"/>
          <w:color w:val="D4D4D4"/>
          <w:sz w:val="21"/>
          <w:szCs w:val="21"/>
          <w:lang w:val="en-US" w:eastAsia="de-DE"/>
        </w:rPr>
        <w:t>(</w:t>
      </w:r>
      <w:proofErr w:type="spellStart"/>
      <w:proofErr w:type="gramEnd"/>
      <w:r w:rsidRPr="00E9276B">
        <w:rPr>
          <w:rFonts w:ascii="Consolas" w:eastAsia="Times New Roman" w:hAnsi="Consolas" w:cs="Times New Roman"/>
          <w:color w:val="569CD6"/>
          <w:sz w:val="21"/>
          <w:szCs w:val="21"/>
          <w:lang w:val="en-US" w:eastAsia="de-DE"/>
        </w:rPr>
        <w:t>f</w:t>
      </w:r>
      <w:r w:rsidRPr="00E9276B">
        <w:rPr>
          <w:rFonts w:ascii="Consolas" w:eastAsia="Times New Roman" w:hAnsi="Consolas" w:cs="Times New Roman"/>
          <w:color w:val="CE9178"/>
          <w:sz w:val="21"/>
          <w:szCs w:val="21"/>
          <w:lang w:val="en-US" w:eastAsia="de-DE"/>
        </w:rPr>
        <w:t>"Error</w:t>
      </w:r>
      <w:proofErr w:type="spellEnd"/>
      <w:r w:rsidRPr="00E9276B">
        <w:rPr>
          <w:rFonts w:ascii="Consolas" w:eastAsia="Times New Roman" w:hAnsi="Consolas" w:cs="Times New Roman"/>
          <w:color w:val="CE9178"/>
          <w:sz w:val="21"/>
          <w:szCs w:val="21"/>
          <w:lang w:val="en-US" w:eastAsia="de-DE"/>
        </w:rPr>
        <w:t>: </w:t>
      </w:r>
      <w:r w:rsidRPr="00E9276B">
        <w:rPr>
          <w:rFonts w:ascii="Consolas" w:eastAsia="Times New Roman" w:hAnsi="Consolas" w:cs="Times New Roman"/>
          <w:color w:val="569CD6"/>
          <w:sz w:val="21"/>
          <w:szCs w:val="21"/>
          <w:lang w:val="en-US" w:eastAsia="de-DE"/>
        </w:rPr>
        <w:t>{</w:t>
      </w:r>
      <w:r w:rsidRPr="00E9276B">
        <w:rPr>
          <w:rFonts w:ascii="Consolas" w:eastAsia="Times New Roman" w:hAnsi="Consolas" w:cs="Times New Roman"/>
          <w:color w:val="9CDCFE"/>
          <w:sz w:val="21"/>
          <w:szCs w:val="21"/>
          <w:lang w:val="en-US" w:eastAsia="de-DE"/>
        </w:rPr>
        <w:t>e</w:t>
      </w:r>
      <w:r w:rsidRPr="00E9276B">
        <w:rPr>
          <w:rFonts w:ascii="Consolas" w:eastAsia="Times New Roman" w:hAnsi="Consolas" w:cs="Times New Roman"/>
          <w:color w:val="569CD6"/>
          <w:sz w:val="21"/>
          <w:szCs w:val="21"/>
          <w:lang w:val="en-US" w:eastAsia="de-DE"/>
        </w:rPr>
        <w:t>}</w:t>
      </w:r>
      <w:r w:rsidRPr="00E9276B">
        <w:rPr>
          <w:rFonts w:ascii="Consolas" w:eastAsia="Times New Roman" w:hAnsi="Consolas" w:cs="Times New Roman"/>
          <w:color w:val="CE9178"/>
          <w:sz w:val="21"/>
          <w:szCs w:val="21"/>
          <w:lang w:val="en-US" w:eastAsia="de-DE"/>
        </w:rPr>
        <w:t>"</w:t>
      </w:r>
      <w:r w:rsidRPr="00E9276B">
        <w:rPr>
          <w:rFonts w:ascii="Consolas" w:eastAsia="Times New Roman" w:hAnsi="Consolas" w:cs="Times New Roman"/>
          <w:color w:val="D4D4D4"/>
          <w:sz w:val="21"/>
          <w:szCs w:val="21"/>
          <w:lang w:val="en-US" w:eastAsia="de-DE"/>
        </w:rPr>
        <w:t>)</w:t>
      </w:r>
    </w:p>
    <w:p w14:paraId="7709CE8C"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p>
    <w:p w14:paraId="4E45C081"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account</w:t>
      </w:r>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9CDCFE"/>
          <w:sz w:val="21"/>
          <w:szCs w:val="21"/>
          <w:lang w:val="en-US" w:eastAsia="de-DE"/>
        </w:rPr>
        <w:t>cursor</w:t>
      </w:r>
      <w:r w:rsidRPr="00E9276B">
        <w:rPr>
          <w:rFonts w:ascii="Consolas" w:eastAsia="Times New Roman" w:hAnsi="Consolas" w:cs="Times New Roman"/>
          <w:color w:val="D4D4D4"/>
          <w:sz w:val="21"/>
          <w:szCs w:val="21"/>
          <w:lang w:val="en-US" w:eastAsia="de-DE"/>
        </w:rPr>
        <w:t>.fetchone</w:t>
      </w:r>
      <w:proofErr w:type="spellEnd"/>
      <w:proofErr w:type="gramEnd"/>
      <w:r w:rsidRPr="00E9276B">
        <w:rPr>
          <w:rFonts w:ascii="Consolas" w:eastAsia="Times New Roman" w:hAnsi="Consolas" w:cs="Times New Roman"/>
          <w:color w:val="D4D4D4"/>
          <w:sz w:val="21"/>
          <w:szCs w:val="21"/>
          <w:lang w:val="en-US" w:eastAsia="de-DE"/>
        </w:rPr>
        <w:t>()</w:t>
      </w:r>
    </w:p>
    <w:p w14:paraId="64F6E137" w14:textId="77777777" w:rsidR="00C2759B" w:rsidRPr="00E9276B" w:rsidRDefault="00C2759B" w:rsidP="00C2759B">
      <w:pPr>
        <w:rPr>
          <w:lang w:val="en-US" w:eastAsia="de-DE"/>
        </w:rPr>
      </w:pPr>
    </w:p>
    <w:p w14:paraId="6E2AD857" w14:textId="60816304" w:rsidR="00C2759B" w:rsidRPr="00BB1D87" w:rsidRDefault="00C2759B" w:rsidP="00C2759B">
      <w:pPr>
        <w:rPr>
          <w:lang w:val="en-US" w:eastAsia="de-DE"/>
        </w:rPr>
      </w:pPr>
      <w:r w:rsidRPr="00E9276B">
        <w:rPr>
          <w:lang w:eastAsia="de-DE"/>
        </w:rPr>
        <w:t xml:space="preserve">Um einen Nutzer erfolgreich anmelden zu können, müssen zunächst E-Mail-Adresse und Passwort an das </w:t>
      </w:r>
      <w:proofErr w:type="spellStart"/>
      <w:r w:rsidRPr="00E9276B">
        <w:rPr>
          <w:lang w:eastAsia="de-DE"/>
        </w:rPr>
        <w:t>Python</w:t>
      </w:r>
      <w:r w:rsidR="003639E4" w:rsidRPr="00E9276B">
        <w:rPr>
          <w:lang w:eastAsia="de-DE"/>
        </w:rPr>
        <w:t>s</w:t>
      </w:r>
      <w:r w:rsidRPr="00E9276B">
        <w:rPr>
          <w:lang w:eastAsia="de-DE"/>
        </w:rPr>
        <w:t>kript</w:t>
      </w:r>
      <w:proofErr w:type="spellEnd"/>
      <w:r w:rsidRPr="00E9276B">
        <w:rPr>
          <w:lang w:eastAsia="de-DE"/>
        </w:rPr>
        <w:t xml:space="preserve"> übergeben werden. Die Funktion Login sucht anschließend nach Nutzern</w:t>
      </w:r>
      <w:r w:rsidR="00952FAF" w:rsidRPr="00E9276B">
        <w:rPr>
          <w:lang w:eastAsia="de-DE"/>
        </w:rPr>
        <w:t>,</w:t>
      </w:r>
      <w:r w:rsidRPr="00E9276B">
        <w:rPr>
          <w:lang w:eastAsia="de-DE"/>
        </w:rPr>
        <w:t xml:space="preserve"> </w:t>
      </w:r>
      <w:r w:rsidR="00F27C0C" w:rsidRPr="00E9276B">
        <w:rPr>
          <w:lang w:eastAsia="de-DE"/>
        </w:rPr>
        <w:t xml:space="preserve">welche </w:t>
      </w:r>
      <w:r w:rsidRPr="00E9276B">
        <w:rPr>
          <w:lang w:eastAsia="de-DE"/>
        </w:rPr>
        <w:t xml:space="preserve">sowohl die gleiche E-Mail-Adresse als auch das gleiche Passwort </w:t>
      </w:r>
      <w:r w:rsidR="00F64081" w:rsidRPr="00E9276B">
        <w:rPr>
          <w:lang w:eastAsia="de-DE"/>
        </w:rPr>
        <w:t xml:space="preserve">in der Datenbank </w:t>
      </w:r>
      <w:r w:rsidRPr="00E9276B">
        <w:rPr>
          <w:lang w:eastAsia="de-DE"/>
        </w:rPr>
        <w:t xml:space="preserve">aufweisen. Da eine E-Mail-Adresse stets einzigartig </w:t>
      </w:r>
      <w:r w:rsidR="00952FAF" w:rsidRPr="00E9276B">
        <w:rPr>
          <w:lang w:eastAsia="de-DE"/>
        </w:rPr>
        <w:t>ist</w:t>
      </w:r>
      <w:r w:rsidR="003639E4" w:rsidRPr="00E9276B">
        <w:rPr>
          <w:lang w:eastAsia="de-DE"/>
        </w:rPr>
        <w:t>,</w:t>
      </w:r>
      <w:r w:rsidRPr="00E9276B">
        <w:rPr>
          <w:lang w:eastAsia="de-DE"/>
        </w:rPr>
        <w:t xml:space="preserve"> kann entweder ein Nutzer von der Datenbank übergeben werden oder</w:t>
      </w:r>
      <w:r w:rsidR="009100E4" w:rsidRPr="00E9276B">
        <w:rPr>
          <w:lang w:eastAsia="de-DE"/>
        </w:rPr>
        <w:t xml:space="preserve"> eine leere Antwort</w:t>
      </w:r>
      <w:r w:rsidRPr="00E9276B">
        <w:rPr>
          <w:lang w:eastAsia="de-DE"/>
        </w:rPr>
        <w:t xml:space="preserve">. </w:t>
      </w:r>
      <w:proofErr w:type="spellStart"/>
      <w:r w:rsidRPr="00BB1D87">
        <w:rPr>
          <w:lang w:val="en-US" w:eastAsia="de-DE"/>
        </w:rPr>
        <w:t>Diese</w:t>
      </w:r>
      <w:proofErr w:type="spellEnd"/>
      <w:r w:rsidRPr="00BB1D87">
        <w:rPr>
          <w:lang w:val="en-US" w:eastAsia="de-DE"/>
        </w:rPr>
        <w:t xml:space="preserve"> </w:t>
      </w:r>
      <w:r w:rsidR="00EB71F4" w:rsidRPr="00BB1D87">
        <w:rPr>
          <w:lang w:val="en-US" w:eastAsia="de-DE"/>
        </w:rPr>
        <w:t xml:space="preserve">Information </w:t>
      </w:r>
      <w:proofErr w:type="spellStart"/>
      <w:r w:rsidRPr="00BB1D87">
        <w:rPr>
          <w:lang w:val="en-US" w:eastAsia="de-DE"/>
        </w:rPr>
        <w:t>wird</w:t>
      </w:r>
      <w:proofErr w:type="spellEnd"/>
      <w:r w:rsidRPr="00BB1D87">
        <w:rPr>
          <w:lang w:val="en-US" w:eastAsia="de-DE"/>
        </w:rPr>
        <w:t xml:space="preserve"> </w:t>
      </w:r>
      <w:proofErr w:type="spellStart"/>
      <w:r w:rsidRPr="00BB1D87">
        <w:rPr>
          <w:lang w:val="en-US" w:eastAsia="de-DE"/>
        </w:rPr>
        <w:t>fortan</w:t>
      </w:r>
      <w:proofErr w:type="spellEnd"/>
      <w:r w:rsidRPr="00BB1D87">
        <w:rPr>
          <w:lang w:val="en-US" w:eastAsia="de-DE"/>
        </w:rPr>
        <w:t xml:space="preserve"> in der Variable „</w:t>
      </w:r>
      <w:proofErr w:type="gramStart"/>
      <w:r w:rsidRPr="00BB1D87">
        <w:rPr>
          <w:lang w:val="en-US" w:eastAsia="de-DE"/>
        </w:rPr>
        <w:t xml:space="preserve">account“ </w:t>
      </w:r>
      <w:proofErr w:type="spellStart"/>
      <w:r w:rsidRPr="00BB1D87">
        <w:rPr>
          <w:lang w:val="en-US" w:eastAsia="de-DE"/>
        </w:rPr>
        <w:t>gespeichert</w:t>
      </w:r>
      <w:proofErr w:type="spellEnd"/>
      <w:proofErr w:type="gramEnd"/>
      <w:r w:rsidRPr="00BB1D87">
        <w:rPr>
          <w:lang w:val="en-US" w:eastAsia="de-DE"/>
        </w:rPr>
        <w:t xml:space="preserve">. </w:t>
      </w:r>
    </w:p>
    <w:p w14:paraId="7CBA67E1"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if</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account</w:t>
      </w:r>
      <w:r w:rsidRPr="00E9276B">
        <w:rPr>
          <w:rFonts w:ascii="Consolas" w:eastAsia="Times New Roman" w:hAnsi="Consolas" w:cs="Times New Roman"/>
          <w:color w:val="D4D4D4"/>
          <w:sz w:val="21"/>
          <w:szCs w:val="21"/>
          <w:lang w:val="en-US" w:eastAsia="de-DE"/>
        </w:rPr>
        <w:t>:</w:t>
      </w:r>
    </w:p>
    <w:p w14:paraId="163020B2"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session</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w:t>
      </w:r>
      <w:proofErr w:type="spellStart"/>
      <w:r w:rsidRPr="00E9276B">
        <w:rPr>
          <w:rFonts w:ascii="Consolas" w:eastAsia="Times New Roman" w:hAnsi="Consolas" w:cs="Times New Roman"/>
          <w:color w:val="CE9178"/>
          <w:sz w:val="21"/>
          <w:szCs w:val="21"/>
          <w:lang w:val="en-US" w:eastAsia="de-DE"/>
        </w:rPr>
        <w:t>loggedin</w:t>
      </w:r>
      <w:proofErr w:type="spellEnd"/>
      <w:r w:rsidRPr="00E9276B">
        <w:rPr>
          <w:rFonts w:ascii="Consolas" w:eastAsia="Times New Roman" w:hAnsi="Consolas" w:cs="Times New Roman"/>
          <w:color w:val="CE9178"/>
          <w:sz w:val="21"/>
          <w:szCs w:val="21"/>
          <w:lang w:val="en-US" w:eastAsia="de-DE"/>
        </w:rPr>
        <w:t>"</w:t>
      </w:r>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569CD6"/>
          <w:sz w:val="21"/>
          <w:szCs w:val="21"/>
          <w:lang w:val="en-US" w:eastAsia="de-DE"/>
        </w:rPr>
        <w:t>True</w:t>
      </w:r>
    </w:p>
    <w:p w14:paraId="4F630D2D"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session</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w:t>
      </w:r>
      <w:proofErr w:type="gramStart"/>
      <w:r w:rsidRPr="00E9276B">
        <w:rPr>
          <w:rFonts w:ascii="Consolas" w:eastAsia="Times New Roman" w:hAnsi="Consolas" w:cs="Times New Roman"/>
          <w:color w:val="CE9178"/>
          <w:sz w:val="21"/>
          <w:szCs w:val="21"/>
          <w:lang w:val="en-US" w:eastAsia="de-DE"/>
        </w:rPr>
        <w:t>id“</w:t>
      </w:r>
      <w:proofErr w:type="gramEnd"/>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9CDCFE"/>
          <w:sz w:val="21"/>
          <w:szCs w:val="21"/>
          <w:lang w:val="en-US" w:eastAsia="de-DE"/>
        </w:rPr>
        <w:t>account</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B5CEA8"/>
          <w:sz w:val="21"/>
          <w:szCs w:val="21"/>
          <w:lang w:val="en-US" w:eastAsia="de-DE"/>
        </w:rPr>
        <w:t>0</w:t>
      </w:r>
      <w:r w:rsidRPr="00E9276B">
        <w:rPr>
          <w:rFonts w:ascii="Consolas" w:eastAsia="Times New Roman" w:hAnsi="Consolas" w:cs="Times New Roman"/>
          <w:color w:val="D4D4D4"/>
          <w:sz w:val="21"/>
          <w:szCs w:val="21"/>
          <w:lang w:val="en-US" w:eastAsia="de-DE"/>
        </w:rPr>
        <w:t>]</w:t>
      </w:r>
    </w:p>
    <w:p w14:paraId="25FD6040"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session</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w:t>
      </w:r>
      <w:proofErr w:type="gramStart"/>
      <w:r w:rsidRPr="00E9276B">
        <w:rPr>
          <w:rFonts w:ascii="Consolas" w:eastAsia="Times New Roman" w:hAnsi="Consolas" w:cs="Times New Roman"/>
          <w:color w:val="CE9178"/>
          <w:sz w:val="21"/>
          <w:szCs w:val="21"/>
          <w:lang w:val="en-US" w:eastAsia="de-DE"/>
        </w:rPr>
        <w:t>username“</w:t>
      </w:r>
      <w:proofErr w:type="gramEnd"/>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9CDCFE"/>
          <w:sz w:val="21"/>
          <w:szCs w:val="21"/>
          <w:lang w:val="en-US" w:eastAsia="de-DE"/>
        </w:rPr>
        <w:t>account</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B5CEA8"/>
          <w:sz w:val="21"/>
          <w:szCs w:val="21"/>
          <w:lang w:val="en-US" w:eastAsia="de-DE"/>
        </w:rPr>
        <w:t>3</w:t>
      </w:r>
      <w:r w:rsidRPr="00E9276B">
        <w:rPr>
          <w:rFonts w:ascii="Consolas" w:eastAsia="Times New Roman" w:hAnsi="Consolas" w:cs="Times New Roman"/>
          <w:color w:val="D4D4D4"/>
          <w:sz w:val="21"/>
          <w:szCs w:val="21"/>
          <w:lang w:val="en-US" w:eastAsia="de-DE"/>
        </w:rPr>
        <w:t>]</w:t>
      </w:r>
    </w:p>
    <w:p w14:paraId="0462361E"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return</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DCDCAA"/>
          <w:sz w:val="21"/>
          <w:szCs w:val="21"/>
          <w:lang w:val="en-US" w:eastAsia="de-DE"/>
        </w:rPr>
        <w:t>redirect</w:t>
      </w:r>
      <w:r w:rsidRPr="00E9276B">
        <w:rPr>
          <w:rFonts w:ascii="Consolas" w:eastAsia="Times New Roman" w:hAnsi="Consolas" w:cs="Times New Roman"/>
          <w:color w:val="D4D4D4"/>
          <w:sz w:val="21"/>
          <w:szCs w:val="21"/>
          <w:lang w:val="en-US" w:eastAsia="de-DE"/>
        </w:rPr>
        <w:t>(</w:t>
      </w:r>
      <w:proofErr w:type="spellStart"/>
      <w:r w:rsidRPr="00E9276B">
        <w:rPr>
          <w:rFonts w:ascii="Consolas" w:eastAsia="Times New Roman" w:hAnsi="Consolas" w:cs="Times New Roman"/>
          <w:color w:val="DCDCAA"/>
          <w:sz w:val="21"/>
          <w:szCs w:val="21"/>
          <w:lang w:val="en-US" w:eastAsia="de-DE"/>
        </w:rPr>
        <w:t>url_for</w:t>
      </w:r>
      <w:proofErr w:type="spell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w:t>
      </w:r>
      <w:proofErr w:type="spellStart"/>
      <w:r w:rsidRPr="00E9276B">
        <w:rPr>
          <w:rFonts w:ascii="Consolas" w:eastAsia="Times New Roman" w:hAnsi="Consolas" w:cs="Times New Roman"/>
          <w:color w:val="CE9178"/>
          <w:sz w:val="21"/>
          <w:szCs w:val="21"/>
          <w:lang w:val="en-US" w:eastAsia="de-DE"/>
        </w:rPr>
        <w:t>dashapp</w:t>
      </w:r>
      <w:proofErr w:type="spellEnd"/>
      <w:proofErr w:type="gramStart"/>
      <w:r w:rsidRPr="00E9276B">
        <w:rPr>
          <w:rFonts w:ascii="Consolas" w:eastAsia="Times New Roman" w:hAnsi="Consolas" w:cs="Times New Roman"/>
          <w:color w:val="CE9178"/>
          <w:sz w:val="21"/>
          <w:szCs w:val="21"/>
          <w:lang w:val="en-US" w:eastAsia="de-DE"/>
        </w:rPr>
        <w:t>/“</w:t>
      </w:r>
      <w:proofErr w:type="gramEnd"/>
      <w:r w:rsidRPr="00E9276B">
        <w:rPr>
          <w:rFonts w:ascii="Consolas" w:eastAsia="Times New Roman" w:hAnsi="Consolas" w:cs="Times New Roman"/>
          <w:color w:val="D4D4D4"/>
          <w:sz w:val="21"/>
          <w:szCs w:val="21"/>
          <w:lang w:val="en-US" w:eastAsia="de-DE"/>
        </w:rPr>
        <w:t>))</w:t>
      </w:r>
    </w:p>
    <w:p w14:paraId="46C2DF96"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else</w:t>
      </w:r>
      <w:r w:rsidRPr="00E9276B">
        <w:rPr>
          <w:rFonts w:ascii="Consolas" w:eastAsia="Times New Roman" w:hAnsi="Consolas" w:cs="Times New Roman"/>
          <w:color w:val="D4D4D4"/>
          <w:sz w:val="21"/>
          <w:szCs w:val="21"/>
          <w:lang w:val="en-US" w:eastAsia="de-DE"/>
        </w:rPr>
        <w:t>:</w:t>
      </w:r>
    </w:p>
    <w:p w14:paraId="3D084A4B"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msg</w:t>
      </w:r>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CE9178"/>
          <w:sz w:val="21"/>
          <w:szCs w:val="21"/>
          <w:lang w:val="en-US" w:eastAsia="de-DE"/>
        </w:rPr>
        <w:t>“Incorrect email / </w:t>
      </w:r>
      <w:proofErr w:type="gramStart"/>
      <w:r w:rsidRPr="00E9276B">
        <w:rPr>
          <w:rFonts w:ascii="Consolas" w:eastAsia="Times New Roman" w:hAnsi="Consolas" w:cs="Times New Roman"/>
          <w:color w:val="CE9178"/>
          <w:sz w:val="21"/>
          <w:szCs w:val="21"/>
          <w:lang w:val="en-US" w:eastAsia="de-DE"/>
        </w:rPr>
        <w:t>password!“</w:t>
      </w:r>
      <w:proofErr w:type="gramEnd"/>
    </w:p>
    <w:p w14:paraId="0217000F" w14:textId="77777777" w:rsidR="00C2759B" w:rsidRPr="00E9276B" w:rsidRDefault="00C2759B" w:rsidP="00C2759B">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586C0"/>
          <w:sz w:val="21"/>
          <w:szCs w:val="21"/>
          <w:lang w:val="en-US" w:eastAsia="de-DE"/>
        </w:rPr>
        <w:t>return</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CDCAA"/>
          <w:sz w:val="21"/>
          <w:szCs w:val="21"/>
          <w:lang w:val="en-US" w:eastAsia="de-DE"/>
        </w:rPr>
        <w:t>render_</w:t>
      </w:r>
      <w:proofErr w:type="gramStart"/>
      <w:r w:rsidRPr="00E9276B">
        <w:rPr>
          <w:rFonts w:ascii="Consolas" w:eastAsia="Times New Roman" w:hAnsi="Consolas" w:cs="Times New Roman"/>
          <w:color w:val="DCDCAA"/>
          <w:sz w:val="21"/>
          <w:szCs w:val="21"/>
          <w:lang w:val="en-US" w:eastAsia="de-DE"/>
        </w:rPr>
        <w:t>template</w:t>
      </w:r>
      <w:proofErr w:type="spellEnd"/>
      <w:r w:rsidRPr="00E9276B">
        <w:rPr>
          <w:rFonts w:ascii="Consolas" w:eastAsia="Times New Roman" w:hAnsi="Consolas" w:cs="Times New Roman"/>
          <w:color w:val="D4D4D4"/>
          <w:sz w:val="21"/>
          <w:szCs w:val="21"/>
          <w:lang w:val="en-US" w:eastAsia="de-DE"/>
        </w:rPr>
        <w:t>(</w:t>
      </w:r>
      <w:proofErr w:type="gramEnd"/>
      <w:r w:rsidRPr="00E9276B">
        <w:rPr>
          <w:rFonts w:ascii="Consolas" w:eastAsia="Times New Roman" w:hAnsi="Consolas" w:cs="Times New Roman"/>
          <w:color w:val="CE9178"/>
          <w:sz w:val="21"/>
          <w:szCs w:val="21"/>
          <w:lang w:val="en-US" w:eastAsia="de-DE"/>
        </w:rPr>
        <w:t>„login.html“</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msg</w:t>
      </w:r>
      <w:r w:rsidRPr="00E9276B">
        <w:rPr>
          <w:rFonts w:ascii="Consolas" w:eastAsia="Times New Roman" w:hAnsi="Consolas" w:cs="Times New Roman"/>
          <w:color w:val="D4D4D4"/>
          <w:sz w:val="21"/>
          <w:szCs w:val="21"/>
          <w:lang w:val="en-US" w:eastAsia="de-DE"/>
        </w:rPr>
        <w:t> = </w:t>
      </w:r>
      <w:r w:rsidRPr="00E9276B">
        <w:rPr>
          <w:rFonts w:ascii="Consolas" w:eastAsia="Times New Roman" w:hAnsi="Consolas" w:cs="Times New Roman"/>
          <w:color w:val="9CDCFE"/>
          <w:sz w:val="21"/>
          <w:szCs w:val="21"/>
          <w:lang w:val="en-US" w:eastAsia="de-DE"/>
        </w:rPr>
        <w:t>msg</w:t>
      </w:r>
      <w:r w:rsidRPr="00E9276B">
        <w:rPr>
          <w:rFonts w:ascii="Consolas" w:eastAsia="Times New Roman" w:hAnsi="Consolas" w:cs="Times New Roman"/>
          <w:color w:val="D4D4D4"/>
          <w:sz w:val="21"/>
          <w:szCs w:val="21"/>
          <w:lang w:val="en-US" w:eastAsia="de-DE"/>
        </w:rPr>
        <w:t>)</w:t>
      </w:r>
    </w:p>
    <w:p w14:paraId="4769E6A3" w14:textId="77777777" w:rsidR="00C2759B" w:rsidRPr="00E9276B" w:rsidRDefault="00C2759B" w:rsidP="00C2759B">
      <w:pPr>
        <w:rPr>
          <w:lang w:val="en-US" w:eastAsia="de-DE"/>
        </w:rPr>
      </w:pPr>
    </w:p>
    <w:p w14:paraId="44C1D4FB" w14:textId="5EC0862A" w:rsidR="00C2759B" w:rsidRPr="00E9276B" w:rsidRDefault="00C2759B" w:rsidP="00C2759B">
      <w:pPr>
        <w:rPr>
          <w:lang w:eastAsia="de-DE"/>
        </w:rPr>
      </w:pPr>
      <w:r w:rsidRPr="00E9276B">
        <w:rPr>
          <w:lang w:eastAsia="de-DE"/>
        </w:rPr>
        <w:t>Falls die Datenbank eine gültige Antwort geliefert hat, werden die Daten in „</w:t>
      </w:r>
      <w:proofErr w:type="spellStart"/>
      <w:r w:rsidRPr="00E9276B">
        <w:rPr>
          <w:lang w:eastAsia="de-DE"/>
        </w:rPr>
        <w:t>session</w:t>
      </w:r>
      <w:proofErr w:type="spellEnd"/>
      <w:r w:rsidRPr="00E9276B">
        <w:rPr>
          <w:lang w:eastAsia="de-DE"/>
        </w:rPr>
        <w:t xml:space="preserve">“ gespeichert und der Nutzer wird auf das Dashboard weitergeleitet. Dieses Dashboard kann anschließend auf die </w:t>
      </w:r>
      <w:proofErr w:type="spellStart"/>
      <w:r w:rsidRPr="00E9276B">
        <w:rPr>
          <w:lang w:eastAsia="de-DE"/>
        </w:rPr>
        <w:t>session</w:t>
      </w:r>
      <w:proofErr w:type="spellEnd"/>
      <w:r w:rsidR="00895E51" w:rsidRPr="00E9276B">
        <w:rPr>
          <w:lang w:eastAsia="de-DE"/>
        </w:rPr>
        <w:t>-</w:t>
      </w:r>
      <w:r w:rsidRPr="00E9276B">
        <w:rPr>
          <w:lang w:eastAsia="de-DE"/>
        </w:rPr>
        <w:t>Daten zugreifen</w:t>
      </w:r>
      <w:r w:rsidR="003639E4" w:rsidRPr="00E9276B">
        <w:rPr>
          <w:lang w:eastAsia="de-DE"/>
        </w:rPr>
        <w:t>,</w:t>
      </w:r>
      <w:r w:rsidRPr="00E9276B">
        <w:rPr>
          <w:lang w:eastAsia="de-DE"/>
        </w:rPr>
        <w:t xml:space="preserve"> um die dem Nutzer entsprechenden Daten anzuzeigen. So hat der Nutzer nur Zugriff auf die Daten der eigenen Geräte.</w:t>
      </w:r>
    </w:p>
    <w:p w14:paraId="5B1482E4" w14:textId="4CA84016" w:rsidR="00C2759B" w:rsidRPr="00E9276B" w:rsidRDefault="00C2759B" w:rsidP="00C2759B">
      <w:pPr>
        <w:rPr>
          <w:lang w:eastAsia="de-DE"/>
        </w:rPr>
      </w:pPr>
      <w:r w:rsidRPr="00E9276B">
        <w:rPr>
          <w:lang w:eastAsia="de-DE"/>
        </w:rPr>
        <w:t>Liefert die Datenbank jedoch keine gültige Antwort</w:t>
      </w:r>
      <w:r w:rsidR="003639E4" w:rsidRPr="00E9276B">
        <w:rPr>
          <w:lang w:eastAsia="de-DE"/>
        </w:rPr>
        <w:t>,</w:t>
      </w:r>
      <w:r w:rsidRPr="00E9276B">
        <w:rPr>
          <w:lang w:eastAsia="de-DE"/>
        </w:rPr>
        <w:t xml:space="preserve"> erhält der Nutzer eine Fehlermeldung („</w:t>
      </w:r>
      <w:proofErr w:type="spellStart"/>
      <w:r w:rsidRPr="00E9276B">
        <w:rPr>
          <w:lang w:eastAsia="de-DE"/>
        </w:rPr>
        <w:t>Incorrect</w:t>
      </w:r>
      <w:proofErr w:type="spellEnd"/>
      <w:r w:rsidRPr="00E9276B">
        <w:rPr>
          <w:lang w:eastAsia="de-DE"/>
        </w:rPr>
        <w:t xml:space="preserve"> </w:t>
      </w:r>
      <w:proofErr w:type="gramStart"/>
      <w:r w:rsidRPr="00E9276B">
        <w:rPr>
          <w:lang w:eastAsia="de-DE"/>
        </w:rPr>
        <w:t>email</w:t>
      </w:r>
      <w:proofErr w:type="gramEnd"/>
      <w:r w:rsidRPr="00E9276B">
        <w:rPr>
          <w:lang w:eastAsia="de-DE"/>
        </w:rPr>
        <w:t xml:space="preserve"> / </w:t>
      </w:r>
      <w:proofErr w:type="spellStart"/>
      <w:r w:rsidRPr="00E9276B">
        <w:rPr>
          <w:lang w:eastAsia="de-DE"/>
        </w:rPr>
        <w:t>password</w:t>
      </w:r>
      <w:proofErr w:type="spellEnd"/>
      <w:r w:rsidRPr="00E9276B">
        <w:rPr>
          <w:lang w:eastAsia="de-DE"/>
        </w:rPr>
        <w:t xml:space="preserve">!“) und bleibt auf der Login Seite. </w:t>
      </w:r>
    </w:p>
    <w:p w14:paraId="4E401AAF" w14:textId="77777777" w:rsidR="00391904" w:rsidRPr="00E9276B" w:rsidRDefault="00391904" w:rsidP="003804B6">
      <w:pPr>
        <w:rPr>
          <w:lang w:eastAsia="de-DE"/>
        </w:rPr>
      </w:pPr>
    </w:p>
    <w:p w14:paraId="1DA0B371" w14:textId="77777777" w:rsidR="003804B6" w:rsidRPr="00E9276B" w:rsidRDefault="003804B6" w:rsidP="003804B6">
      <w:pPr>
        <w:rPr>
          <w:lang w:eastAsia="de-DE"/>
        </w:rPr>
      </w:pPr>
    </w:p>
    <w:p w14:paraId="761883D6" w14:textId="0BD877A6" w:rsidR="003804B6" w:rsidRPr="00E9276B" w:rsidRDefault="003804B6" w:rsidP="003804B6">
      <w:pPr>
        <w:pStyle w:val="berschrift2"/>
      </w:pPr>
      <w:bookmarkStart w:id="40" w:name="_Toc73274657"/>
      <w:r w:rsidRPr="00E9276B">
        <w:t>3.5 Dashboard</w:t>
      </w:r>
      <w:bookmarkEnd w:id="40"/>
    </w:p>
    <w:p w14:paraId="3693E820" w14:textId="3B84328B" w:rsidR="00CB2F1D" w:rsidRPr="00E9276B" w:rsidRDefault="003639E4" w:rsidP="006273E9">
      <w:pPr>
        <w:rPr>
          <w:lang w:eastAsia="de-DE"/>
        </w:rPr>
      </w:pPr>
      <w:r w:rsidRPr="00E9276B">
        <w:rPr>
          <w:lang w:eastAsia="de-DE"/>
        </w:rPr>
        <w:t>Zur grafischen Darstellung der Messdaten wird ein Dashboard erstellt, welches die Temperatur und alle gemessenen Gase auf zwei Gra</w:t>
      </w:r>
      <w:r w:rsidR="00CE2D35" w:rsidRPr="00E9276B">
        <w:rPr>
          <w:lang w:eastAsia="de-DE"/>
        </w:rPr>
        <w:t>f</w:t>
      </w:r>
      <w:r w:rsidRPr="00E9276B">
        <w:rPr>
          <w:lang w:eastAsia="de-DE"/>
        </w:rPr>
        <w:t>en anzeigen kann. Der Nutzer hat hierbei die Möglichkeit, den Zeitraum</w:t>
      </w:r>
      <w:r w:rsidR="00CE2D35" w:rsidRPr="00E9276B">
        <w:rPr>
          <w:lang w:eastAsia="de-DE"/>
        </w:rPr>
        <w:t>, welchen er näher untersuchen möchte,</w:t>
      </w:r>
      <w:r w:rsidRPr="00E9276B">
        <w:rPr>
          <w:lang w:eastAsia="de-DE"/>
        </w:rPr>
        <w:t xml:space="preserve"> selbst zu bestimmen. </w:t>
      </w:r>
      <w:r w:rsidR="00CB2F1D" w:rsidRPr="00E9276B">
        <w:rPr>
          <w:lang w:eastAsia="de-DE"/>
        </w:rPr>
        <w:t>Für die Implementierung wird Dash verwende</w:t>
      </w:r>
      <w:r w:rsidR="00CE2D35" w:rsidRPr="00E9276B">
        <w:rPr>
          <w:lang w:eastAsia="de-DE"/>
        </w:rPr>
        <w:t>t</w:t>
      </w:r>
      <w:r w:rsidR="00CB2F1D" w:rsidRPr="00E9276B">
        <w:rPr>
          <w:lang w:eastAsia="de-DE"/>
        </w:rPr>
        <w:t xml:space="preserve">. Bei Dash handelt es sich um ein </w:t>
      </w:r>
      <w:proofErr w:type="spellStart"/>
      <w:r w:rsidR="00CB2F1D" w:rsidRPr="00E9276B">
        <w:rPr>
          <w:lang w:eastAsia="de-DE"/>
        </w:rPr>
        <w:t>Webframwork</w:t>
      </w:r>
      <w:proofErr w:type="spellEnd"/>
      <w:r w:rsidR="00CB2F1D" w:rsidRPr="00E9276B">
        <w:rPr>
          <w:lang w:eastAsia="de-DE"/>
        </w:rPr>
        <w:t xml:space="preserve">, welches auf </w:t>
      </w:r>
      <w:proofErr w:type="spellStart"/>
      <w:r w:rsidR="00CB2F1D" w:rsidRPr="00E9276B">
        <w:rPr>
          <w:lang w:eastAsia="de-DE"/>
        </w:rPr>
        <w:t>Flask</w:t>
      </w:r>
      <w:proofErr w:type="spellEnd"/>
      <w:r w:rsidR="00CB2F1D" w:rsidRPr="00E9276B">
        <w:rPr>
          <w:lang w:eastAsia="de-DE"/>
        </w:rPr>
        <w:t xml:space="preserve"> aufbaut, </w:t>
      </w:r>
      <w:r w:rsidR="00CE2D35" w:rsidRPr="00E9276B">
        <w:rPr>
          <w:lang w:eastAsia="de-DE"/>
        </w:rPr>
        <w:t>weshalb</w:t>
      </w:r>
      <w:r w:rsidR="00CB2F1D" w:rsidRPr="00E9276B">
        <w:rPr>
          <w:lang w:eastAsia="de-DE"/>
        </w:rPr>
        <w:t xml:space="preserve"> die Integration einer Dash App in eine bestehende </w:t>
      </w:r>
      <w:proofErr w:type="spellStart"/>
      <w:r w:rsidR="00CB2F1D" w:rsidRPr="00E9276B">
        <w:rPr>
          <w:lang w:eastAsia="de-DE"/>
        </w:rPr>
        <w:t>Flask</w:t>
      </w:r>
      <w:proofErr w:type="spellEnd"/>
      <w:r w:rsidR="00CB2F1D" w:rsidRPr="00E9276B">
        <w:rPr>
          <w:lang w:eastAsia="de-DE"/>
        </w:rPr>
        <w:t xml:space="preserve"> App ohne </w:t>
      </w:r>
      <w:proofErr w:type="spellStart"/>
      <w:r w:rsidR="00BA23E7" w:rsidRPr="00E9276B">
        <w:rPr>
          <w:lang w:eastAsia="de-DE"/>
        </w:rPr>
        <w:t>W</w:t>
      </w:r>
      <w:r w:rsidR="00CB2F1D" w:rsidRPr="00E9276B">
        <w:rPr>
          <w:lang w:eastAsia="de-DE"/>
        </w:rPr>
        <w:t>eiter</w:t>
      </w:r>
      <w:r w:rsidR="00BA23E7" w:rsidRPr="00E9276B">
        <w:rPr>
          <w:lang w:eastAsia="de-DE"/>
        </w:rPr>
        <w:t>e</w:t>
      </w:r>
      <w:r w:rsidR="00CB2F1D" w:rsidRPr="00E9276B">
        <w:rPr>
          <w:lang w:eastAsia="de-DE"/>
        </w:rPr>
        <w:t>s</w:t>
      </w:r>
      <w:proofErr w:type="spellEnd"/>
      <w:r w:rsidR="00CB2F1D" w:rsidRPr="00E9276B">
        <w:rPr>
          <w:lang w:eastAsia="de-DE"/>
        </w:rPr>
        <w:t xml:space="preserve"> möglich</w:t>
      </w:r>
      <w:r w:rsidR="00CE2D35" w:rsidRPr="00E9276B">
        <w:rPr>
          <w:lang w:eastAsia="de-DE"/>
        </w:rPr>
        <w:t xml:space="preserve"> </w:t>
      </w:r>
      <w:proofErr w:type="gramStart"/>
      <w:r w:rsidR="00CE2D35" w:rsidRPr="00E9276B">
        <w:rPr>
          <w:lang w:eastAsia="de-DE"/>
        </w:rPr>
        <w:t>ist</w:t>
      </w:r>
      <w:proofErr w:type="gramEnd"/>
      <w:r w:rsidR="00CB2F1D" w:rsidRPr="00E9276B">
        <w:rPr>
          <w:rStyle w:val="Funotenzeichen"/>
          <w:lang w:eastAsia="de-DE"/>
        </w:rPr>
        <w:footnoteReference w:id="8"/>
      </w:r>
      <w:r w:rsidR="00CB2F1D" w:rsidRPr="00E9276B">
        <w:rPr>
          <w:lang w:eastAsia="de-DE"/>
        </w:rPr>
        <w:t>.</w:t>
      </w:r>
    </w:p>
    <w:p w14:paraId="5A3A07E5"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6A9955"/>
          <w:sz w:val="21"/>
          <w:szCs w:val="21"/>
          <w:lang w:val="en-US" w:eastAsia="de-DE"/>
        </w:rPr>
        <w:t>#creating the dash layout </w:t>
      </w:r>
    </w:p>
    <w:p w14:paraId="7F4DBF51"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dash_</w:t>
      </w:r>
      <w:proofErr w:type="gramStart"/>
      <w:r w:rsidRPr="00E9276B">
        <w:rPr>
          <w:rFonts w:ascii="Consolas" w:eastAsia="Times New Roman" w:hAnsi="Consolas" w:cs="Times New Roman"/>
          <w:color w:val="9CDCFE"/>
          <w:sz w:val="21"/>
          <w:szCs w:val="21"/>
          <w:lang w:val="en-US" w:eastAsia="de-DE"/>
        </w:rPr>
        <w:t>app</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layout</w:t>
      </w:r>
      <w:proofErr w:type="spellEnd"/>
      <w:proofErr w:type="gramEnd"/>
      <w:r w:rsidRPr="00E9276B">
        <w:rPr>
          <w:rFonts w:ascii="Consolas" w:eastAsia="Times New Roman" w:hAnsi="Consolas" w:cs="Times New Roman"/>
          <w:color w:val="D4D4D4"/>
          <w:sz w:val="21"/>
          <w:szCs w:val="21"/>
          <w:lang w:val="en-US" w:eastAsia="de-DE"/>
        </w:rPr>
        <w:t> = </w:t>
      </w:r>
      <w:proofErr w:type="spellStart"/>
      <w:r w:rsidRPr="00E9276B">
        <w:rPr>
          <w:rFonts w:ascii="Consolas" w:eastAsia="Times New Roman" w:hAnsi="Consolas" w:cs="Times New Roman"/>
          <w:color w:val="4EC9B0"/>
          <w:sz w:val="21"/>
          <w:szCs w:val="21"/>
          <w:lang w:val="en-US" w:eastAsia="de-DE"/>
        </w:rPr>
        <w:t>html</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Div</w:t>
      </w:r>
      <w:proofErr w:type="spellEnd"/>
      <w:r w:rsidRPr="00E9276B">
        <w:rPr>
          <w:rFonts w:ascii="Consolas" w:eastAsia="Times New Roman" w:hAnsi="Consolas" w:cs="Times New Roman"/>
          <w:color w:val="D4D4D4"/>
          <w:sz w:val="21"/>
          <w:szCs w:val="21"/>
          <w:lang w:val="en-US" w:eastAsia="de-DE"/>
        </w:rPr>
        <w:t>([</w:t>
      </w:r>
    </w:p>
    <w:p w14:paraId="64B1928A"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4EC9B0"/>
          <w:sz w:val="21"/>
          <w:szCs w:val="21"/>
          <w:lang w:val="en-US" w:eastAsia="de-DE"/>
        </w:rPr>
        <w:t>html</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H1</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"IOT Dashboard"</w:t>
      </w:r>
      <w:r w:rsidRPr="00E9276B">
        <w:rPr>
          <w:rFonts w:ascii="Consolas" w:eastAsia="Times New Roman" w:hAnsi="Consolas" w:cs="Times New Roman"/>
          <w:color w:val="D4D4D4"/>
          <w:sz w:val="21"/>
          <w:szCs w:val="21"/>
          <w:lang w:val="en-US" w:eastAsia="de-DE"/>
        </w:rPr>
        <w:t>),</w:t>
      </w:r>
    </w:p>
    <w:p w14:paraId="0B4FABC0"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
    <w:p w14:paraId="0A7CA2A5"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4EC9B0"/>
          <w:sz w:val="21"/>
          <w:szCs w:val="21"/>
          <w:lang w:val="en-US" w:eastAsia="de-DE"/>
        </w:rPr>
        <w:t>dash_core_</w:t>
      </w:r>
      <w:proofErr w:type="gramStart"/>
      <w:r w:rsidRPr="00E9276B">
        <w:rPr>
          <w:rFonts w:ascii="Consolas" w:eastAsia="Times New Roman" w:hAnsi="Consolas" w:cs="Times New Roman"/>
          <w:color w:val="4EC9B0"/>
          <w:sz w:val="21"/>
          <w:szCs w:val="21"/>
          <w:lang w:val="en-US" w:eastAsia="de-DE"/>
        </w:rPr>
        <w:t>components</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DatePickerRange</w:t>
      </w:r>
      <w:proofErr w:type="spellEnd"/>
      <w:proofErr w:type="gramEnd"/>
      <w:r w:rsidRPr="00E9276B">
        <w:rPr>
          <w:rFonts w:ascii="Consolas" w:eastAsia="Times New Roman" w:hAnsi="Consolas" w:cs="Times New Roman"/>
          <w:color w:val="D4D4D4"/>
          <w:sz w:val="21"/>
          <w:szCs w:val="21"/>
          <w:lang w:val="en-US" w:eastAsia="de-DE"/>
        </w:rPr>
        <w:t>(</w:t>
      </w:r>
    </w:p>
    <w:p w14:paraId="6A7848C3"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id</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"my-date-picker-range"</w:t>
      </w:r>
      <w:r w:rsidRPr="00E9276B">
        <w:rPr>
          <w:rFonts w:ascii="Consolas" w:eastAsia="Times New Roman" w:hAnsi="Consolas" w:cs="Times New Roman"/>
          <w:color w:val="D4D4D4"/>
          <w:sz w:val="21"/>
          <w:szCs w:val="21"/>
          <w:lang w:val="en-US" w:eastAsia="de-DE"/>
        </w:rPr>
        <w:t>,</w:t>
      </w:r>
    </w:p>
    <w:p w14:paraId="238C6338"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min_date_allowed</w:t>
      </w:r>
      <w:proofErr w:type="spellEnd"/>
      <w:r w:rsidRPr="00E9276B">
        <w:rPr>
          <w:rFonts w:ascii="Consolas" w:eastAsia="Times New Roman" w:hAnsi="Consolas" w:cs="Times New Roman"/>
          <w:color w:val="D4D4D4"/>
          <w:sz w:val="21"/>
          <w:szCs w:val="21"/>
          <w:lang w:val="en-US" w:eastAsia="de-DE"/>
        </w:rPr>
        <w:t>=</w:t>
      </w:r>
      <w:proofErr w:type="gramStart"/>
      <w:r w:rsidRPr="00E9276B">
        <w:rPr>
          <w:rFonts w:ascii="Consolas" w:eastAsia="Times New Roman" w:hAnsi="Consolas" w:cs="Times New Roman"/>
          <w:color w:val="4EC9B0"/>
          <w:sz w:val="21"/>
          <w:szCs w:val="21"/>
          <w:lang w:val="en-US" w:eastAsia="de-DE"/>
        </w:rPr>
        <w:t>date</w:t>
      </w:r>
      <w:r w:rsidRPr="00E9276B">
        <w:rPr>
          <w:rFonts w:ascii="Consolas" w:eastAsia="Times New Roman" w:hAnsi="Consolas" w:cs="Times New Roman"/>
          <w:color w:val="D4D4D4"/>
          <w:sz w:val="21"/>
          <w:szCs w:val="21"/>
          <w:lang w:val="en-US" w:eastAsia="de-DE"/>
        </w:rPr>
        <w:t>(</w:t>
      </w:r>
      <w:proofErr w:type="gramEnd"/>
      <w:r w:rsidRPr="00E9276B">
        <w:rPr>
          <w:rFonts w:ascii="Consolas" w:eastAsia="Times New Roman" w:hAnsi="Consolas" w:cs="Times New Roman"/>
          <w:color w:val="B5CEA8"/>
          <w:sz w:val="21"/>
          <w:szCs w:val="21"/>
          <w:lang w:val="en-US" w:eastAsia="de-DE"/>
        </w:rPr>
        <w:t>2021</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B5CEA8"/>
          <w:sz w:val="21"/>
          <w:szCs w:val="21"/>
          <w:lang w:val="en-US" w:eastAsia="de-DE"/>
        </w:rPr>
        <w:t>4</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B5CEA8"/>
          <w:sz w:val="21"/>
          <w:szCs w:val="21"/>
          <w:lang w:val="en-US" w:eastAsia="de-DE"/>
        </w:rPr>
        <w:t>17</w:t>
      </w:r>
      <w:r w:rsidRPr="00E9276B">
        <w:rPr>
          <w:rFonts w:ascii="Consolas" w:eastAsia="Times New Roman" w:hAnsi="Consolas" w:cs="Times New Roman"/>
          <w:color w:val="D4D4D4"/>
          <w:sz w:val="21"/>
          <w:szCs w:val="21"/>
          <w:lang w:val="en-US" w:eastAsia="de-DE"/>
        </w:rPr>
        <w:t>),</w:t>
      </w:r>
    </w:p>
    <w:p w14:paraId="5BC710EB"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max_date_allowed</w:t>
      </w:r>
      <w:proofErr w:type="spellEnd"/>
      <w:r w:rsidRPr="00E9276B">
        <w:rPr>
          <w:rFonts w:ascii="Consolas" w:eastAsia="Times New Roman" w:hAnsi="Consolas" w:cs="Times New Roman"/>
          <w:color w:val="D4D4D4"/>
          <w:sz w:val="21"/>
          <w:szCs w:val="21"/>
          <w:lang w:val="en-US" w:eastAsia="de-DE"/>
        </w:rPr>
        <w:t>=</w:t>
      </w:r>
      <w:proofErr w:type="gramStart"/>
      <w:r w:rsidRPr="00E9276B">
        <w:rPr>
          <w:rFonts w:ascii="Consolas" w:eastAsia="Times New Roman" w:hAnsi="Consolas" w:cs="Times New Roman"/>
          <w:color w:val="4EC9B0"/>
          <w:sz w:val="21"/>
          <w:szCs w:val="21"/>
          <w:lang w:val="en-US" w:eastAsia="de-DE"/>
        </w:rPr>
        <w:t>date</w:t>
      </w:r>
      <w:r w:rsidRPr="00E9276B">
        <w:rPr>
          <w:rFonts w:ascii="Consolas" w:eastAsia="Times New Roman" w:hAnsi="Consolas" w:cs="Times New Roman"/>
          <w:color w:val="D4D4D4"/>
          <w:sz w:val="21"/>
          <w:szCs w:val="21"/>
          <w:lang w:val="en-US" w:eastAsia="de-DE"/>
        </w:rPr>
        <w:t>(</w:t>
      </w:r>
      <w:proofErr w:type="gramEnd"/>
      <w:r w:rsidRPr="00E9276B">
        <w:rPr>
          <w:rFonts w:ascii="Consolas" w:eastAsia="Times New Roman" w:hAnsi="Consolas" w:cs="Times New Roman"/>
          <w:color w:val="B5CEA8"/>
          <w:sz w:val="21"/>
          <w:szCs w:val="21"/>
          <w:lang w:val="en-US" w:eastAsia="de-DE"/>
        </w:rPr>
        <w:t>2021</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B5CEA8"/>
          <w:sz w:val="21"/>
          <w:szCs w:val="21"/>
          <w:lang w:val="en-US" w:eastAsia="de-DE"/>
        </w:rPr>
        <w:t>12</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B5CEA8"/>
          <w:sz w:val="21"/>
          <w:szCs w:val="21"/>
          <w:lang w:val="en-US" w:eastAsia="de-DE"/>
        </w:rPr>
        <w:t>31</w:t>
      </w:r>
      <w:r w:rsidRPr="00E9276B">
        <w:rPr>
          <w:rFonts w:ascii="Consolas" w:eastAsia="Times New Roman" w:hAnsi="Consolas" w:cs="Times New Roman"/>
          <w:color w:val="D4D4D4"/>
          <w:sz w:val="21"/>
          <w:szCs w:val="21"/>
          <w:lang w:val="en-US" w:eastAsia="de-DE"/>
        </w:rPr>
        <w:t>),</w:t>
      </w:r>
    </w:p>
    <w:p w14:paraId="6F63C4B3" w14:textId="3122BFF4"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start_date</w:t>
      </w:r>
      <w:proofErr w:type="spell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 xml:space="preserve"> </w:t>
      </w:r>
      <w:proofErr w:type="gramStart"/>
      <w:r w:rsidRPr="00E9276B">
        <w:rPr>
          <w:rFonts w:ascii="Consolas" w:eastAsia="Times New Roman" w:hAnsi="Consolas" w:cs="Times New Roman"/>
          <w:color w:val="4EC9B0"/>
          <w:sz w:val="21"/>
          <w:szCs w:val="21"/>
          <w:lang w:val="en-US" w:eastAsia="de-DE"/>
        </w:rPr>
        <w:t>date</w:t>
      </w:r>
      <w:r w:rsidRPr="00E9276B">
        <w:rPr>
          <w:rFonts w:ascii="Consolas" w:eastAsia="Times New Roman" w:hAnsi="Consolas" w:cs="Times New Roman"/>
          <w:color w:val="D4D4D4"/>
          <w:sz w:val="21"/>
          <w:szCs w:val="21"/>
          <w:lang w:val="en-US" w:eastAsia="de-DE"/>
        </w:rPr>
        <w:t>(</w:t>
      </w:r>
      <w:proofErr w:type="gramEnd"/>
      <w:r w:rsidRPr="00E9276B">
        <w:rPr>
          <w:rFonts w:ascii="Consolas" w:eastAsia="Times New Roman" w:hAnsi="Consolas" w:cs="Times New Roman"/>
          <w:color w:val="B5CEA8"/>
          <w:sz w:val="21"/>
          <w:szCs w:val="21"/>
          <w:lang w:val="en-US" w:eastAsia="de-DE"/>
        </w:rPr>
        <w:t>2021</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B5CEA8"/>
          <w:sz w:val="21"/>
          <w:szCs w:val="21"/>
          <w:lang w:val="en-US" w:eastAsia="de-DE"/>
        </w:rPr>
        <w:t>4</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B5CEA8"/>
          <w:sz w:val="21"/>
          <w:szCs w:val="21"/>
          <w:lang w:val="en-US" w:eastAsia="de-DE"/>
        </w:rPr>
        <w:t>25</w:t>
      </w:r>
      <w:r w:rsidRPr="00E9276B">
        <w:rPr>
          <w:rFonts w:ascii="Consolas" w:eastAsia="Times New Roman" w:hAnsi="Consolas" w:cs="Times New Roman"/>
          <w:color w:val="D4D4D4"/>
          <w:sz w:val="21"/>
          <w:szCs w:val="21"/>
          <w:lang w:val="en-US" w:eastAsia="de-DE"/>
        </w:rPr>
        <w:t>),</w:t>
      </w:r>
    </w:p>
    <w:p w14:paraId="1371CEB3" w14:textId="4F8927EE"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end_date</w:t>
      </w:r>
      <w:proofErr w:type="spell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 xml:space="preserve"> </w:t>
      </w:r>
      <w:proofErr w:type="spellStart"/>
      <w:proofErr w:type="gramStart"/>
      <w:r w:rsidRPr="00E9276B">
        <w:rPr>
          <w:rFonts w:ascii="Consolas" w:eastAsia="Times New Roman" w:hAnsi="Consolas" w:cs="Times New Roman"/>
          <w:color w:val="4EC9B0"/>
          <w:sz w:val="21"/>
          <w:szCs w:val="21"/>
          <w:lang w:val="en-US" w:eastAsia="de-DE"/>
        </w:rPr>
        <w:t>date</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DCDCAA"/>
          <w:sz w:val="21"/>
          <w:szCs w:val="21"/>
          <w:lang w:val="en-US" w:eastAsia="de-DE"/>
        </w:rPr>
        <w:t>today</w:t>
      </w:r>
      <w:proofErr w:type="spellEnd"/>
      <w:proofErr w:type="gramEnd"/>
      <w:r w:rsidRPr="00E9276B">
        <w:rPr>
          <w:rFonts w:ascii="Consolas" w:eastAsia="Times New Roman" w:hAnsi="Consolas" w:cs="Times New Roman"/>
          <w:color w:val="D4D4D4"/>
          <w:sz w:val="21"/>
          <w:szCs w:val="21"/>
          <w:lang w:val="en-US" w:eastAsia="de-DE"/>
        </w:rPr>
        <w:t>()</w:t>
      </w:r>
    </w:p>
    <w:p w14:paraId="51A85458" w14:textId="6F8AE0F4"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
    <w:p w14:paraId="62F96F47" w14:textId="6DEBEA75"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gramStart"/>
      <w:r w:rsidRPr="00E9276B">
        <w:rPr>
          <w:rFonts w:ascii="Consolas" w:eastAsia="Times New Roman" w:hAnsi="Consolas" w:cs="Times New Roman"/>
          <w:color w:val="4EC9B0"/>
          <w:sz w:val="21"/>
          <w:szCs w:val="21"/>
          <w:lang w:val="en-US" w:eastAsia="de-DE"/>
        </w:rPr>
        <w:t>html</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Br</w:t>
      </w:r>
      <w:proofErr w:type="gramEnd"/>
      <w:r w:rsidRPr="00E9276B">
        <w:rPr>
          <w:rFonts w:ascii="Consolas" w:eastAsia="Times New Roman" w:hAnsi="Consolas" w:cs="Times New Roman"/>
          <w:color w:val="D4D4D4"/>
          <w:sz w:val="21"/>
          <w:szCs w:val="21"/>
          <w:lang w:val="en-US" w:eastAsia="de-DE"/>
        </w:rPr>
        <w:t>(),</w:t>
      </w:r>
    </w:p>
    <w:p w14:paraId="18C25EAF" w14:textId="65E64989"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4EC9B0"/>
          <w:sz w:val="21"/>
          <w:szCs w:val="21"/>
          <w:lang w:val="en-US" w:eastAsia="de-DE"/>
        </w:rPr>
        <w:t>dash_core_</w:t>
      </w:r>
      <w:proofErr w:type="gramStart"/>
      <w:r w:rsidRPr="00E9276B">
        <w:rPr>
          <w:rFonts w:ascii="Consolas" w:eastAsia="Times New Roman" w:hAnsi="Consolas" w:cs="Times New Roman"/>
          <w:color w:val="4EC9B0"/>
          <w:sz w:val="21"/>
          <w:szCs w:val="21"/>
          <w:lang w:val="en-US" w:eastAsia="de-DE"/>
        </w:rPr>
        <w:t>components</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Graph</w:t>
      </w:r>
      <w:proofErr w:type="spellEnd"/>
      <w:proofErr w:type="gram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id</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"temp-chart"</w:t>
      </w:r>
      <w:r w:rsidRPr="00E9276B">
        <w:rPr>
          <w:rFonts w:ascii="Consolas" w:eastAsia="Times New Roman" w:hAnsi="Consolas" w:cs="Times New Roman"/>
          <w:color w:val="D4D4D4"/>
          <w:sz w:val="21"/>
          <w:szCs w:val="21"/>
          <w:lang w:val="en-US" w:eastAsia="de-DE"/>
        </w:rPr>
        <w:t>),</w:t>
      </w:r>
    </w:p>
    <w:p w14:paraId="542EB088" w14:textId="6FB57113"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4EC9B0"/>
          <w:sz w:val="21"/>
          <w:szCs w:val="21"/>
          <w:lang w:val="en-US" w:eastAsia="de-DE"/>
        </w:rPr>
        <w:t>dash_core_</w:t>
      </w:r>
      <w:proofErr w:type="gramStart"/>
      <w:r w:rsidRPr="00E9276B">
        <w:rPr>
          <w:rFonts w:ascii="Consolas" w:eastAsia="Times New Roman" w:hAnsi="Consolas" w:cs="Times New Roman"/>
          <w:color w:val="4EC9B0"/>
          <w:sz w:val="21"/>
          <w:szCs w:val="21"/>
          <w:lang w:val="en-US" w:eastAsia="de-DE"/>
        </w:rPr>
        <w:t>components</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4EC9B0"/>
          <w:sz w:val="21"/>
          <w:szCs w:val="21"/>
          <w:lang w:val="en-US" w:eastAsia="de-DE"/>
        </w:rPr>
        <w:t>Graph</w:t>
      </w:r>
      <w:proofErr w:type="spellEnd"/>
      <w:proofErr w:type="gramEnd"/>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id</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"gas-chart"</w:t>
      </w:r>
      <w:r w:rsidRPr="00E9276B">
        <w:rPr>
          <w:rFonts w:ascii="Consolas" w:eastAsia="Times New Roman" w:hAnsi="Consolas" w:cs="Times New Roman"/>
          <w:color w:val="D4D4D4"/>
          <w:sz w:val="21"/>
          <w:szCs w:val="21"/>
          <w:lang w:val="en-US" w:eastAsia="de-DE"/>
        </w:rPr>
        <w:t>),</w:t>
      </w:r>
    </w:p>
    <w:p w14:paraId="45B0DF7D" w14:textId="7C9CE58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CDCAA"/>
          <w:sz w:val="21"/>
          <w:szCs w:val="21"/>
          <w:lang w:val="en-US" w:eastAsia="de-DE"/>
        </w:rPr>
        <w:t>init_</w:t>
      </w:r>
      <w:proofErr w:type="gramStart"/>
      <w:r w:rsidRPr="00E9276B">
        <w:rPr>
          <w:rFonts w:ascii="Consolas" w:eastAsia="Times New Roman" w:hAnsi="Consolas" w:cs="Times New Roman"/>
          <w:color w:val="DCDCAA"/>
          <w:sz w:val="21"/>
          <w:szCs w:val="21"/>
          <w:lang w:val="en-US" w:eastAsia="de-DE"/>
        </w:rPr>
        <w:t>callbacks</w:t>
      </w:r>
      <w:proofErr w:type="spellEnd"/>
      <w:r w:rsidRPr="00E9276B">
        <w:rPr>
          <w:rFonts w:ascii="Consolas" w:eastAsia="Times New Roman" w:hAnsi="Consolas" w:cs="Times New Roman"/>
          <w:color w:val="D4D4D4"/>
          <w:sz w:val="21"/>
          <w:szCs w:val="21"/>
          <w:lang w:val="en-US" w:eastAsia="de-DE"/>
        </w:rPr>
        <w:t>(</w:t>
      </w:r>
      <w:proofErr w:type="spellStart"/>
      <w:proofErr w:type="gramEnd"/>
      <w:r w:rsidRPr="00E9276B">
        <w:rPr>
          <w:rFonts w:ascii="Consolas" w:eastAsia="Times New Roman" w:hAnsi="Consolas" w:cs="Times New Roman"/>
          <w:color w:val="9CDCFE"/>
          <w:sz w:val="21"/>
          <w:szCs w:val="21"/>
          <w:lang w:val="en-US" w:eastAsia="de-DE"/>
        </w:rPr>
        <w:t>dash_app</w:t>
      </w:r>
      <w:proofErr w:type="spellEnd"/>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dff</w:t>
      </w:r>
      <w:proofErr w:type="spellEnd"/>
      <w:r w:rsidRPr="00E9276B">
        <w:rPr>
          <w:rFonts w:ascii="Consolas" w:eastAsia="Times New Roman" w:hAnsi="Consolas" w:cs="Times New Roman"/>
          <w:color w:val="D4D4D4"/>
          <w:sz w:val="21"/>
          <w:szCs w:val="21"/>
          <w:lang w:val="en-US" w:eastAsia="de-DE"/>
        </w:rPr>
        <w:t>),  </w:t>
      </w:r>
    </w:p>
    <w:p w14:paraId="2D7AA297" w14:textId="77777777" w:rsidR="00CB2F1D" w:rsidRPr="00E9276B" w:rsidRDefault="00CB2F1D" w:rsidP="00CB2F1D">
      <w:pPr>
        <w:shd w:val="clear" w:color="auto" w:fill="1E1E1E"/>
        <w:spacing w:after="0" w:line="285" w:lineRule="atLeast"/>
        <w:jc w:val="left"/>
        <w:rPr>
          <w:rFonts w:ascii="Consolas" w:eastAsia="Times New Roman" w:hAnsi="Consolas" w:cs="Times New Roman"/>
          <w:color w:val="D4D4D4"/>
          <w:sz w:val="21"/>
          <w:szCs w:val="21"/>
          <w:lang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D4D4D4"/>
          <w:sz w:val="21"/>
          <w:szCs w:val="21"/>
          <w:lang w:eastAsia="de-DE"/>
        </w:rPr>
        <w:t>])</w:t>
      </w:r>
    </w:p>
    <w:p w14:paraId="41007A7F" w14:textId="1EBFDD57" w:rsidR="00894087" w:rsidRPr="00E9276B" w:rsidRDefault="00894087" w:rsidP="00BC5686">
      <w:pPr>
        <w:rPr>
          <w:lang w:eastAsia="de-DE"/>
        </w:rPr>
      </w:pPr>
    </w:p>
    <w:p w14:paraId="419B1AC3" w14:textId="7A11AEEF" w:rsidR="00CB2F1D" w:rsidRPr="00E9276B" w:rsidRDefault="00CB2F1D" w:rsidP="00BC5686">
      <w:pPr>
        <w:rPr>
          <w:lang w:eastAsia="de-DE"/>
        </w:rPr>
      </w:pPr>
      <w:r w:rsidRPr="00E9276B">
        <w:rPr>
          <w:lang w:eastAsia="de-DE"/>
        </w:rPr>
        <w:t>Zunächst wird das Dash</w:t>
      </w:r>
      <w:r w:rsidR="005D4FE8" w:rsidRPr="00E9276B">
        <w:rPr>
          <w:lang w:eastAsia="de-DE"/>
        </w:rPr>
        <w:t>-</w:t>
      </w:r>
      <w:r w:rsidRPr="00E9276B">
        <w:rPr>
          <w:lang w:eastAsia="de-DE"/>
        </w:rPr>
        <w:t>Layout definiert, welches alle benötigten Elemente enthält. So ermöglicht es der „</w:t>
      </w:r>
      <w:proofErr w:type="spellStart"/>
      <w:r w:rsidRPr="00E9276B">
        <w:rPr>
          <w:lang w:eastAsia="de-DE"/>
        </w:rPr>
        <w:t>DatePickerRange</w:t>
      </w:r>
      <w:proofErr w:type="spellEnd"/>
      <w:r w:rsidRPr="00E9276B">
        <w:rPr>
          <w:lang w:eastAsia="de-DE"/>
        </w:rPr>
        <w:t>“</w:t>
      </w:r>
      <w:r w:rsidR="00BA23E7" w:rsidRPr="00E9276B">
        <w:rPr>
          <w:lang w:eastAsia="de-DE"/>
        </w:rPr>
        <w:t>,</w:t>
      </w:r>
      <w:r w:rsidRPr="00E9276B">
        <w:rPr>
          <w:lang w:eastAsia="de-DE"/>
        </w:rPr>
        <w:t xml:space="preserve"> ein Start</w:t>
      </w:r>
      <w:r w:rsidR="00CE2D35" w:rsidRPr="00E9276B">
        <w:rPr>
          <w:lang w:eastAsia="de-DE"/>
        </w:rPr>
        <w:t>-</w:t>
      </w:r>
      <w:r w:rsidRPr="00E9276B">
        <w:rPr>
          <w:lang w:eastAsia="de-DE"/>
        </w:rPr>
        <w:t xml:space="preserve"> und ein Enddatum zu wählen. Zusätzlich werden zwei Gra</w:t>
      </w:r>
      <w:r w:rsidR="005D4FE8" w:rsidRPr="00E9276B">
        <w:rPr>
          <w:lang w:eastAsia="de-DE"/>
        </w:rPr>
        <w:t>f</w:t>
      </w:r>
      <w:r w:rsidRPr="00E9276B">
        <w:rPr>
          <w:lang w:eastAsia="de-DE"/>
        </w:rPr>
        <w:t>en</w:t>
      </w:r>
      <w:ins w:id="41" w:author="Aaron Steiner" w:date="2021-05-30T15:41:00Z">
        <w:r w:rsidR="005D4FE8" w:rsidRPr="00E9276B">
          <w:rPr>
            <w:lang w:eastAsia="de-DE"/>
          </w:rPr>
          <w:t xml:space="preserve"> </w:t>
        </w:r>
        <w:proofErr w:type="gramStart"/>
        <w:r w:rsidR="005D4FE8" w:rsidRPr="00E9276B">
          <w:rPr>
            <w:lang w:eastAsia="de-DE"/>
          </w:rPr>
          <w:t>(</w:t>
        </w:r>
      </w:ins>
      <w:r w:rsidRPr="00E9276B">
        <w:rPr>
          <w:lang w:eastAsia="de-DE"/>
        </w:rPr>
        <w:t xml:space="preserve"> </w:t>
      </w:r>
      <w:r w:rsidR="00F03EA9" w:rsidRPr="00E9276B">
        <w:rPr>
          <w:lang w:eastAsia="de-DE"/>
        </w:rPr>
        <w:t>durch</w:t>
      </w:r>
      <w:proofErr w:type="gramEnd"/>
      <w:r w:rsidR="00F03EA9" w:rsidRPr="00E9276B">
        <w:rPr>
          <w:lang w:eastAsia="de-DE"/>
        </w:rPr>
        <w:t xml:space="preserve"> „Graph“ erzeugt. Zuletzt werden „</w:t>
      </w:r>
      <w:proofErr w:type="spellStart"/>
      <w:r w:rsidR="00F03EA9" w:rsidRPr="00E9276B">
        <w:rPr>
          <w:lang w:eastAsia="de-DE"/>
        </w:rPr>
        <w:t>Callbacks</w:t>
      </w:r>
      <w:proofErr w:type="spellEnd"/>
      <w:r w:rsidR="00F03EA9" w:rsidRPr="00E9276B">
        <w:rPr>
          <w:lang w:eastAsia="de-DE"/>
        </w:rPr>
        <w:t xml:space="preserve">“ initialisiert. </w:t>
      </w:r>
      <w:proofErr w:type="spellStart"/>
      <w:r w:rsidR="00F03EA9" w:rsidRPr="00E9276B">
        <w:rPr>
          <w:lang w:eastAsia="de-DE"/>
        </w:rPr>
        <w:t>Callbacks</w:t>
      </w:r>
      <w:proofErr w:type="spellEnd"/>
      <w:r w:rsidR="00F03EA9" w:rsidRPr="00E9276B">
        <w:rPr>
          <w:lang w:eastAsia="de-DE"/>
        </w:rPr>
        <w:t xml:space="preserve"> sind Python</w:t>
      </w:r>
      <w:r w:rsidR="005D4FE8" w:rsidRPr="00E9276B">
        <w:rPr>
          <w:lang w:eastAsia="de-DE"/>
        </w:rPr>
        <w:t>-</w:t>
      </w:r>
      <w:r w:rsidR="00F03EA9" w:rsidRPr="00E9276B">
        <w:rPr>
          <w:lang w:eastAsia="de-DE"/>
        </w:rPr>
        <w:t xml:space="preserve">Funktionen, welche automatisch ausgeführt </w:t>
      </w:r>
      <w:r w:rsidR="00BA23E7" w:rsidRPr="00E9276B">
        <w:rPr>
          <w:lang w:eastAsia="de-DE"/>
        </w:rPr>
        <w:t>werden,</w:t>
      </w:r>
      <w:r w:rsidR="00F03EA9" w:rsidRPr="00E9276B">
        <w:rPr>
          <w:lang w:eastAsia="de-DE"/>
        </w:rPr>
        <w:t xml:space="preserve"> sobald der Nutzer mit der Seite </w:t>
      </w:r>
      <w:proofErr w:type="gramStart"/>
      <w:r w:rsidR="00F03EA9" w:rsidRPr="00E9276B">
        <w:rPr>
          <w:lang w:eastAsia="de-DE"/>
        </w:rPr>
        <w:t>interagiert</w:t>
      </w:r>
      <w:proofErr w:type="gramEnd"/>
      <w:r w:rsidR="00BA23E7" w:rsidRPr="00E9276B">
        <w:rPr>
          <w:rStyle w:val="Funotenzeichen"/>
          <w:lang w:eastAsia="de-DE"/>
        </w:rPr>
        <w:footnoteReference w:id="9"/>
      </w:r>
      <w:r w:rsidR="00F03EA9" w:rsidRPr="00E9276B">
        <w:rPr>
          <w:lang w:eastAsia="de-DE"/>
        </w:rPr>
        <w:t xml:space="preserve">. </w:t>
      </w:r>
    </w:p>
    <w:p w14:paraId="412F47D5" w14:textId="5F04EDFD" w:rsidR="00BA23E7" w:rsidRPr="00E9276B" w:rsidRDefault="00BA23E7" w:rsidP="00BA23E7">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569CD6"/>
          <w:sz w:val="21"/>
          <w:szCs w:val="21"/>
          <w:lang w:val="en-US" w:eastAsia="de-DE"/>
        </w:rPr>
        <w:t>def</w:t>
      </w: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DCDCAA"/>
          <w:sz w:val="21"/>
          <w:szCs w:val="21"/>
          <w:lang w:val="en-US" w:eastAsia="de-DE"/>
        </w:rPr>
        <w:t>update_</w:t>
      </w:r>
      <w:proofErr w:type="gramStart"/>
      <w:r w:rsidRPr="00E9276B">
        <w:rPr>
          <w:rFonts w:ascii="Consolas" w:eastAsia="Times New Roman" w:hAnsi="Consolas" w:cs="Times New Roman"/>
          <w:color w:val="DCDCAA"/>
          <w:sz w:val="21"/>
          <w:szCs w:val="21"/>
          <w:lang w:val="en-US" w:eastAsia="de-DE"/>
        </w:rPr>
        <w:t>graph</w:t>
      </w:r>
      <w:proofErr w:type="spellEnd"/>
      <w:r w:rsidRPr="00E9276B">
        <w:rPr>
          <w:rFonts w:ascii="Consolas" w:eastAsia="Times New Roman" w:hAnsi="Consolas" w:cs="Times New Roman"/>
          <w:color w:val="D4D4D4"/>
          <w:sz w:val="21"/>
          <w:szCs w:val="21"/>
          <w:lang w:val="en-US" w:eastAsia="de-DE"/>
        </w:rPr>
        <w:t>(</w:t>
      </w:r>
      <w:proofErr w:type="spellStart"/>
      <w:proofErr w:type="gramEnd"/>
      <w:r w:rsidRPr="00E9276B">
        <w:rPr>
          <w:rFonts w:ascii="Consolas" w:eastAsia="Times New Roman" w:hAnsi="Consolas" w:cs="Times New Roman"/>
          <w:color w:val="9CDCFE"/>
          <w:sz w:val="21"/>
          <w:szCs w:val="21"/>
          <w:lang w:val="en-US" w:eastAsia="de-DE"/>
        </w:rPr>
        <w:t>start_date</w:t>
      </w:r>
      <w:proofErr w:type="spellEnd"/>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end_date</w:t>
      </w:r>
      <w:proofErr w:type="spellEnd"/>
      <w:r w:rsidRPr="00E9276B">
        <w:rPr>
          <w:rFonts w:ascii="Consolas" w:eastAsia="Times New Roman" w:hAnsi="Consolas" w:cs="Times New Roman"/>
          <w:color w:val="D4D4D4"/>
          <w:sz w:val="21"/>
          <w:szCs w:val="21"/>
          <w:lang w:val="en-US" w:eastAsia="de-DE"/>
        </w:rPr>
        <w:t>):   </w:t>
      </w:r>
    </w:p>
    <w:p w14:paraId="2C0CBDF1" w14:textId="2CBE0425" w:rsidR="00BA23E7" w:rsidRPr="00E9276B" w:rsidRDefault="00BA23E7" w:rsidP="00BA23E7">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9CDCFE"/>
          <w:sz w:val="21"/>
          <w:szCs w:val="21"/>
          <w:lang w:val="en-US" w:eastAsia="de-DE"/>
        </w:rPr>
        <w:t>dff_filtered</w:t>
      </w:r>
      <w:proofErr w:type="spellEnd"/>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9CDCFE"/>
          <w:sz w:val="21"/>
          <w:szCs w:val="21"/>
          <w:lang w:val="en-US" w:eastAsia="de-DE"/>
        </w:rPr>
        <w:t>dff</w:t>
      </w:r>
      <w:r w:rsidRPr="00E9276B">
        <w:rPr>
          <w:rFonts w:ascii="Consolas" w:eastAsia="Times New Roman" w:hAnsi="Consolas" w:cs="Times New Roman"/>
          <w:color w:val="D4D4D4"/>
          <w:sz w:val="21"/>
          <w:szCs w:val="21"/>
          <w:lang w:val="en-US" w:eastAsia="de-DE"/>
        </w:rPr>
        <w:t>.loc</w:t>
      </w:r>
      <w:proofErr w:type="spellEnd"/>
      <w:r w:rsidRPr="00E9276B">
        <w:rPr>
          <w:rFonts w:ascii="Consolas" w:eastAsia="Times New Roman" w:hAnsi="Consolas" w:cs="Times New Roman"/>
          <w:color w:val="D4D4D4"/>
          <w:sz w:val="21"/>
          <w:szCs w:val="21"/>
          <w:lang w:val="en-US" w:eastAsia="de-DE"/>
        </w:rPr>
        <w:t>[</w:t>
      </w:r>
      <w:proofErr w:type="spellStart"/>
      <w:proofErr w:type="gramEnd"/>
      <w:r w:rsidRPr="00E9276B">
        <w:rPr>
          <w:rFonts w:ascii="Consolas" w:eastAsia="Times New Roman" w:hAnsi="Consolas" w:cs="Times New Roman"/>
          <w:color w:val="9CDCFE"/>
          <w:sz w:val="21"/>
          <w:szCs w:val="21"/>
          <w:lang w:val="en-US" w:eastAsia="de-DE"/>
        </w:rPr>
        <w:t>start_date</w:t>
      </w:r>
      <w:proofErr w:type="spellEnd"/>
      <w:r w:rsidRPr="00E9276B">
        <w:rPr>
          <w:rFonts w:ascii="Consolas" w:eastAsia="Times New Roman" w:hAnsi="Consolas" w:cs="Times New Roman"/>
          <w:color w:val="D4D4D4"/>
          <w:sz w:val="21"/>
          <w:szCs w:val="21"/>
          <w:lang w:val="en-US" w:eastAsia="de-DE"/>
        </w:rPr>
        <w:t> : </w:t>
      </w:r>
      <w:proofErr w:type="spellStart"/>
      <w:r w:rsidRPr="00E9276B">
        <w:rPr>
          <w:rFonts w:ascii="Consolas" w:eastAsia="Times New Roman" w:hAnsi="Consolas" w:cs="Times New Roman"/>
          <w:color w:val="9CDCFE"/>
          <w:sz w:val="21"/>
          <w:szCs w:val="21"/>
          <w:lang w:val="en-US" w:eastAsia="de-DE"/>
        </w:rPr>
        <w:t>end_date</w:t>
      </w:r>
      <w:proofErr w:type="spellEnd"/>
      <w:r w:rsidRPr="00E9276B">
        <w:rPr>
          <w:rFonts w:ascii="Consolas" w:eastAsia="Times New Roman" w:hAnsi="Consolas" w:cs="Times New Roman"/>
          <w:color w:val="D4D4D4"/>
          <w:sz w:val="21"/>
          <w:szCs w:val="21"/>
          <w:lang w:val="en-US" w:eastAsia="de-DE"/>
        </w:rPr>
        <w:t>]     </w:t>
      </w:r>
    </w:p>
    <w:p w14:paraId="7FDF9B11" w14:textId="77777777" w:rsidR="00BA23E7" w:rsidRPr="00E9276B" w:rsidRDefault="00BA23E7" w:rsidP="00BA23E7">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fig_1</w:t>
      </w:r>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4EC9B0"/>
          <w:sz w:val="21"/>
          <w:szCs w:val="21"/>
          <w:lang w:val="en-US" w:eastAsia="de-DE"/>
        </w:rPr>
        <w:t>px</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DCDCAA"/>
          <w:sz w:val="21"/>
          <w:szCs w:val="21"/>
          <w:lang w:val="en-US" w:eastAsia="de-DE"/>
        </w:rPr>
        <w:t>line</w:t>
      </w:r>
      <w:proofErr w:type="spellEnd"/>
      <w:proofErr w:type="gramEnd"/>
      <w:r w:rsidRPr="00E9276B">
        <w:rPr>
          <w:rFonts w:ascii="Consolas" w:eastAsia="Times New Roman" w:hAnsi="Consolas" w:cs="Times New Roman"/>
          <w:color w:val="D4D4D4"/>
          <w:sz w:val="21"/>
          <w:szCs w:val="21"/>
          <w:lang w:val="en-US" w:eastAsia="de-DE"/>
        </w:rPr>
        <w:t>(</w:t>
      </w:r>
      <w:proofErr w:type="spellStart"/>
      <w:r w:rsidRPr="00E9276B">
        <w:rPr>
          <w:rFonts w:ascii="Consolas" w:eastAsia="Times New Roman" w:hAnsi="Consolas" w:cs="Times New Roman"/>
          <w:color w:val="9CDCFE"/>
          <w:sz w:val="21"/>
          <w:szCs w:val="21"/>
          <w:lang w:val="en-US" w:eastAsia="de-DE"/>
        </w:rPr>
        <w:t>dff_filtered</w:t>
      </w:r>
      <w:proofErr w:type="spellEnd"/>
      <w:r w:rsidRPr="00E9276B">
        <w:rPr>
          <w:rFonts w:ascii="Consolas" w:eastAsia="Times New Roman" w:hAnsi="Consolas" w:cs="Times New Roman"/>
          <w:color w:val="D4D4D4"/>
          <w:sz w:val="21"/>
          <w:szCs w:val="21"/>
          <w:lang w:val="en-US" w:eastAsia="de-DE"/>
        </w:rPr>
        <w:t>, </w:t>
      </w:r>
    </w:p>
    <w:p w14:paraId="404CD72F" w14:textId="77777777" w:rsidR="00BA23E7" w:rsidRPr="00E9276B" w:rsidRDefault="00BA23E7" w:rsidP="00BA23E7">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x</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"timestamp"</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y</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"temperature"</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title</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"Temp chart"</w:t>
      </w:r>
      <w:r w:rsidRPr="00E9276B">
        <w:rPr>
          <w:rFonts w:ascii="Consolas" w:eastAsia="Times New Roman" w:hAnsi="Consolas" w:cs="Times New Roman"/>
          <w:color w:val="D4D4D4"/>
          <w:sz w:val="21"/>
          <w:szCs w:val="21"/>
          <w:lang w:val="en-US" w:eastAsia="de-DE"/>
        </w:rPr>
        <w:t>)</w:t>
      </w:r>
    </w:p>
    <w:p w14:paraId="5EE7F13A" w14:textId="77777777" w:rsidR="00BA23E7" w:rsidRPr="00E9276B" w:rsidRDefault="00BA23E7" w:rsidP="00BA23E7">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fig_2</w:t>
      </w:r>
      <w:r w:rsidRPr="00E9276B">
        <w:rPr>
          <w:rFonts w:ascii="Consolas" w:eastAsia="Times New Roman" w:hAnsi="Consolas" w:cs="Times New Roman"/>
          <w:color w:val="D4D4D4"/>
          <w:sz w:val="21"/>
          <w:szCs w:val="21"/>
          <w:lang w:val="en-US" w:eastAsia="de-DE"/>
        </w:rPr>
        <w:t> = </w:t>
      </w:r>
      <w:proofErr w:type="spellStart"/>
      <w:proofErr w:type="gramStart"/>
      <w:r w:rsidRPr="00E9276B">
        <w:rPr>
          <w:rFonts w:ascii="Consolas" w:eastAsia="Times New Roman" w:hAnsi="Consolas" w:cs="Times New Roman"/>
          <w:color w:val="4EC9B0"/>
          <w:sz w:val="21"/>
          <w:szCs w:val="21"/>
          <w:lang w:val="en-US" w:eastAsia="de-DE"/>
        </w:rPr>
        <w:t>px</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DCDCAA"/>
          <w:sz w:val="21"/>
          <w:szCs w:val="21"/>
          <w:lang w:val="en-US" w:eastAsia="de-DE"/>
        </w:rPr>
        <w:t>line</w:t>
      </w:r>
      <w:proofErr w:type="spellEnd"/>
      <w:proofErr w:type="gramEnd"/>
      <w:r w:rsidRPr="00E9276B">
        <w:rPr>
          <w:rFonts w:ascii="Consolas" w:eastAsia="Times New Roman" w:hAnsi="Consolas" w:cs="Times New Roman"/>
          <w:color w:val="D4D4D4"/>
          <w:sz w:val="21"/>
          <w:szCs w:val="21"/>
          <w:lang w:val="en-US" w:eastAsia="de-DE"/>
        </w:rPr>
        <w:t>(</w:t>
      </w:r>
      <w:proofErr w:type="spellStart"/>
      <w:r w:rsidRPr="00E9276B">
        <w:rPr>
          <w:rFonts w:ascii="Consolas" w:eastAsia="Times New Roman" w:hAnsi="Consolas" w:cs="Times New Roman"/>
          <w:color w:val="9CDCFE"/>
          <w:sz w:val="21"/>
          <w:szCs w:val="21"/>
          <w:lang w:val="en-US" w:eastAsia="de-DE"/>
        </w:rPr>
        <w:t>dff_filtered</w:t>
      </w:r>
      <w:proofErr w:type="spellEnd"/>
      <w:r w:rsidRPr="00E9276B">
        <w:rPr>
          <w:rFonts w:ascii="Consolas" w:eastAsia="Times New Roman" w:hAnsi="Consolas" w:cs="Times New Roman"/>
          <w:color w:val="D4D4D4"/>
          <w:sz w:val="21"/>
          <w:szCs w:val="21"/>
          <w:lang w:val="en-US" w:eastAsia="de-DE"/>
        </w:rPr>
        <w:t>, </w:t>
      </w:r>
    </w:p>
    <w:p w14:paraId="35992B08" w14:textId="5F890441" w:rsidR="00BA23E7" w:rsidRPr="00E9276B" w:rsidRDefault="00BA23E7" w:rsidP="00BA23E7">
      <w:pPr>
        <w:shd w:val="clear" w:color="auto" w:fill="1E1E1E"/>
        <w:spacing w:after="0" w:line="285" w:lineRule="atLeast"/>
        <w:jc w:val="left"/>
        <w:rPr>
          <w:rFonts w:ascii="Consolas" w:eastAsia="Times New Roman" w:hAnsi="Consolas" w:cs="Times New Roman"/>
          <w:color w:val="D4D4D4"/>
          <w:sz w:val="21"/>
          <w:szCs w:val="21"/>
          <w:lang w:val="en-US" w:eastAsia="de-DE"/>
        </w:rPr>
      </w:pP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x</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"timestamp"</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y</w:t>
      </w:r>
      <w:proofErr w:type="gramStart"/>
      <w:r w:rsidRPr="00E9276B">
        <w:rPr>
          <w:rFonts w:ascii="Consolas" w:eastAsia="Times New Roman" w:hAnsi="Consolas" w:cs="Times New Roman"/>
          <w:color w:val="D4D4D4"/>
          <w:sz w:val="21"/>
          <w:szCs w:val="21"/>
          <w:lang w:val="en-US" w:eastAsia="de-DE"/>
        </w:rPr>
        <w:t>=[</w:t>
      </w:r>
      <w:proofErr w:type="gramEnd"/>
      <w:r w:rsidRPr="00E9276B">
        <w:rPr>
          <w:rFonts w:ascii="Consolas" w:eastAsia="Times New Roman" w:hAnsi="Consolas" w:cs="Times New Roman"/>
          <w:color w:val="CE9178"/>
          <w:sz w:val="21"/>
          <w:szCs w:val="21"/>
          <w:lang w:val="en-US" w:eastAsia="de-DE"/>
        </w:rPr>
        <w:t>"co"</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CE9178"/>
          <w:sz w:val="21"/>
          <w:szCs w:val="21"/>
          <w:lang w:val="en-US" w:eastAsia="de-DE"/>
        </w:rPr>
        <w:t>"lpg"</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"smoke"</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9CDCFE"/>
          <w:sz w:val="21"/>
          <w:szCs w:val="21"/>
          <w:lang w:val="en-US" w:eastAsia="de-DE"/>
        </w:rPr>
        <w:t>title</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CE9178"/>
          <w:sz w:val="21"/>
          <w:szCs w:val="21"/>
          <w:lang w:val="en-US" w:eastAsia="de-DE"/>
        </w:rPr>
        <w:t>"Gases chart"</w:t>
      </w:r>
      <w:r w:rsidRPr="00E9276B">
        <w:rPr>
          <w:rFonts w:ascii="Consolas" w:eastAsia="Times New Roman" w:hAnsi="Consolas" w:cs="Times New Roman"/>
          <w:color w:val="D4D4D4"/>
          <w:sz w:val="21"/>
          <w:szCs w:val="21"/>
          <w:lang w:val="en-US" w:eastAsia="de-DE"/>
        </w:rPr>
        <w:t> ,</w:t>
      </w:r>
      <w:r w:rsidRPr="00E9276B">
        <w:rPr>
          <w:rFonts w:ascii="Consolas" w:eastAsia="Times New Roman" w:hAnsi="Consolas" w:cs="Times New Roman"/>
          <w:color w:val="9CDCFE"/>
          <w:sz w:val="21"/>
          <w:szCs w:val="21"/>
          <w:lang w:val="en-US" w:eastAsia="de-DE"/>
        </w:rPr>
        <w:t>log_y</w:t>
      </w:r>
      <w:r w:rsidRPr="00E9276B">
        <w:rPr>
          <w:rFonts w:ascii="Consolas" w:eastAsia="Times New Roman" w:hAnsi="Consolas" w:cs="Times New Roman"/>
          <w:color w:val="D4D4D4"/>
          <w:sz w:val="21"/>
          <w:szCs w:val="21"/>
          <w:lang w:val="en-US" w:eastAsia="de-DE"/>
        </w:rPr>
        <w:t>=</w:t>
      </w:r>
      <w:r w:rsidRPr="00E9276B">
        <w:rPr>
          <w:rFonts w:ascii="Consolas" w:eastAsia="Times New Roman" w:hAnsi="Consolas" w:cs="Times New Roman"/>
          <w:color w:val="569CD6"/>
          <w:sz w:val="21"/>
          <w:szCs w:val="21"/>
          <w:lang w:val="en-US" w:eastAsia="de-DE"/>
        </w:rPr>
        <w:t>True</w:t>
      </w:r>
      <w:r w:rsidRPr="00E9276B">
        <w:rPr>
          <w:rFonts w:ascii="Consolas" w:eastAsia="Times New Roman" w:hAnsi="Consolas" w:cs="Times New Roman"/>
          <w:color w:val="D4D4D4"/>
          <w:sz w:val="21"/>
          <w:szCs w:val="21"/>
          <w:lang w:val="en-US" w:eastAsia="de-DE"/>
        </w:rPr>
        <w:t>)</w:t>
      </w:r>
    </w:p>
    <w:p w14:paraId="100F262C" w14:textId="30380E72" w:rsidR="00BA23E7" w:rsidRPr="00E9276B" w:rsidRDefault="00BA23E7" w:rsidP="00BA23E7">
      <w:pPr>
        <w:shd w:val="clear" w:color="auto" w:fill="1E1E1E"/>
        <w:spacing w:after="0" w:line="285" w:lineRule="atLeast"/>
        <w:jc w:val="left"/>
        <w:rPr>
          <w:rFonts w:ascii="Consolas" w:eastAsia="Times New Roman" w:hAnsi="Consolas" w:cs="Times New Roman"/>
          <w:color w:val="9CDCFE"/>
          <w:sz w:val="21"/>
          <w:szCs w:val="21"/>
          <w:lang w:eastAsia="de-DE"/>
        </w:rPr>
      </w:pPr>
      <w:r w:rsidRPr="00E9276B">
        <w:rPr>
          <w:rFonts w:ascii="Consolas" w:eastAsia="Times New Roman" w:hAnsi="Consolas" w:cs="Times New Roman"/>
          <w:color w:val="D4D4D4"/>
          <w:sz w:val="21"/>
          <w:szCs w:val="21"/>
          <w:lang w:val="en-US" w:eastAsia="de-DE"/>
        </w:rPr>
        <w:t>        </w:t>
      </w:r>
      <w:proofErr w:type="spellStart"/>
      <w:r w:rsidRPr="00E9276B">
        <w:rPr>
          <w:rFonts w:ascii="Consolas" w:eastAsia="Times New Roman" w:hAnsi="Consolas" w:cs="Times New Roman"/>
          <w:color w:val="C586C0"/>
          <w:sz w:val="21"/>
          <w:szCs w:val="21"/>
          <w:lang w:eastAsia="de-DE"/>
        </w:rPr>
        <w:t>return</w:t>
      </w:r>
      <w:proofErr w:type="spellEnd"/>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9CDCFE"/>
          <w:sz w:val="21"/>
          <w:szCs w:val="21"/>
          <w:lang w:eastAsia="de-DE"/>
        </w:rPr>
        <w:t>fig_</w:t>
      </w:r>
      <w:proofErr w:type="gramStart"/>
      <w:r w:rsidRPr="00E9276B">
        <w:rPr>
          <w:rFonts w:ascii="Consolas" w:eastAsia="Times New Roman" w:hAnsi="Consolas" w:cs="Times New Roman"/>
          <w:color w:val="9CDCFE"/>
          <w:sz w:val="21"/>
          <w:szCs w:val="21"/>
          <w:lang w:eastAsia="de-DE"/>
        </w:rPr>
        <w:t>1</w:t>
      </w:r>
      <w:r w:rsidRPr="00E9276B">
        <w:rPr>
          <w:rFonts w:ascii="Consolas" w:eastAsia="Times New Roman" w:hAnsi="Consolas" w:cs="Times New Roman"/>
          <w:color w:val="D4D4D4"/>
          <w:sz w:val="21"/>
          <w:szCs w:val="21"/>
          <w:lang w:eastAsia="de-DE"/>
        </w:rPr>
        <w:t> ,</w:t>
      </w:r>
      <w:proofErr w:type="gramEnd"/>
      <w:r w:rsidRPr="00E9276B">
        <w:rPr>
          <w:rFonts w:ascii="Consolas" w:eastAsia="Times New Roman" w:hAnsi="Consolas" w:cs="Times New Roman"/>
          <w:color w:val="D4D4D4"/>
          <w:sz w:val="21"/>
          <w:szCs w:val="21"/>
          <w:lang w:eastAsia="de-DE"/>
        </w:rPr>
        <w:t> </w:t>
      </w:r>
      <w:r w:rsidRPr="00E9276B">
        <w:rPr>
          <w:rFonts w:ascii="Consolas" w:eastAsia="Times New Roman" w:hAnsi="Consolas" w:cs="Times New Roman"/>
          <w:color w:val="9CDCFE"/>
          <w:sz w:val="21"/>
          <w:szCs w:val="21"/>
          <w:lang w:eastAsia="de-DE"/>
        </w:rPr>
        <w:t>fig_2</w:t>
      </w:r>
    </w:p>
    <w:p w14:paraId="5D6462E5" w14:textId="457B739C" w:rsidR="00BA23E7" w:rsidRPr="00E9276B" w:rsidRDefault="00BA23E7" w:rsidP="00BC5686">
      <w:pPr>
        <w:rPr>
          <w:lang w:eastAsia="de-DE"/>
        </w:rPr>
      </w:pPr>
      <w:r w:rsidRPr="00E9276B">
        <w:rPr>
          <w:lang w:eastAsia="de-DE"/>
        </w:rPr>
        <w:lastRenderedPageBreak/>
        <w:t xml:space="preserve">Mithilfe der </w:t>
      </w:r>
      <w:proofErr w:type="spellStart"/>
      <w:r w:rsidRPr="00E9276B">
        <w:rPr>
          <w:lang w:eastAsia="de-DE"/>
        </w:rPr>
        <w:t>Callbacks</w:t>
      </w:r>
      <w:proofErr w:type="spellEnd"/>
      <w:r w:rsidRPr="00E9276B">
        <w:rPr>
          <w:lang w:eastAsia="de-DE"/>
        </w:rPr>
        <w:t xml:space="preserve"> können die Messdaten</w:t>
      </w:r>
      <w:r w:rsidR="005D4FE8" w:rsidRPr="00E9276B">
        <w:rPr>
          <w:lang w:eastAsia="de-DE"/>
        </w:rPr>
        <w:t xml:space="preserve">, welche </w:t>
      </w:r>
      <w:proofErr w:type="gramStart"/>
      <w:r w:rsidR="005D4FE8" w:rsidRPr="00E9276B">
        <w:rPr>
          <w:lang w:eastAsia="de-DE"/>
        </w:rPr>
        <w:t xml:space="preserve">zuvor </w:t>
      </w:r>
      <w:r w:rsidRPr="00E9276B">
        <w:rPr>
          <w:lang w:eastAsia="de-DE"/>
        </w:rPr>
        <w:t xml:space="preserve"> aus</w:t>
      </w:r>
      <w:proofErr w:type="gramEnd"/>
      <w:r w:rsidRPr="00E9276B">
        <w:rPr>
          <w:lang w:eastAsia="de-DE"/>
        </w:rPr>
        <w:t xml:space="preserve"> der Datenbank geladen und in ein Pandas Dataframe kopiert</w:t>
      </w:r>
      <w:r w:rsidR="003B1402" w:rsidRPr="00E9276B">
        <w:rPr>
          <w:lang w:eastAsia="de-DE"/>
        </w:rPr>
        <w:t xml:space="preserve"> wurden, gefiltert werden</w:t>
      </w:r>
      <w:r w:rsidRPr="00E9276B">
        <w:rPr>
          <w:lang w:eastAsia="de-DE"/>
        </w:rPr>
        <w:t xml:space="preserve">. Ändert der Nutzer nun </w:t>
      </w:r>
      <w:r w:rsidR="00FA79FA" w:rsidRPr="00E9276B">
        <w:rPr>
          <w:lang w:eastAsia="de-DE"/>
        </w:rPr>
        <w:t>das</w:t>
      </w:r>
      <w:r w:rsidRPr="00E9276B">
        <w:rPr>
          <w:lang w:eastAsia="de-DE"/>
        </w:rPr>
        <w:t xml:space="preserve"> Start</w:t>
      </w:r>
      <w:r w:rsidR="003B1402" w:rsidRPr="00E9276B">
        <w:rPr>
          <w:lang w:eastAsia="de-DE"/>
        </w:rPr>
        <w:t>-</w:t>
      </w:r>
      <w:r w:rsidRPr="00E9276B">
        <w:rPr>
          <w:lang w:eastAsia="de-DE"/>
        </w:rPr>
        <w:t xml:space="preserve"> oder Enddatum, filtert Pandas den Dataframe mit der „</w:t>
      </w:r>
      <w:proofErr w:type="spellStart"/>
      <w:r w:rsidRPr="00E9276B">
        <w:rPr>
          <w:lang w:eastAsia="de-DE"/>
        </w:rPr>
        <w:t>loc</w:t>
      </w:r>
      <w:proofErr w:type="spellEnd"/>
      <w:r w:rsidRPr="00E9276B">
        <w:rPr>
          <w:lang w:eastAsia="de-DE"/>
        </w:rPr>
        <w:t>“</w:t>
      </w:r>
      <w:r w:rsidR="003B1402" w:rsidRPr="00E9276B">
        <w:rPr>
          <w:lang w:eastAsia="de-DE"/>
        </w:rPr>
        <w:t>-</w:t>
      </w:r>
      <w:r w:rsidRPr="00E9276B">
        <w:rPr>
          <w:lang w:eastAsia="de-DE"/>
        </w:rPr>
        <w:t>Funktion. Ansch</w:t>
      </w:r>
      <w:r w:rsidR="003B1402" w:rsidRPr="00E9276B">
        <w:rPr>
          <w:lang w:eastAsia="de-DE"/>
        </w:rPr>
        <w:t>l</w:t>
      </w:r>
      <w:r w:rsidRPr="00E9276B">
        <w:rPr>
          <w:lang w:eastAsia="de-DE"/>
        </w:rPr>
        <w:t>ießend wird der gefilterte Dataframe in bei</w:t>
      </w:r>
      <w:r w:rsidR="00D23835" w:rsidRPr="00E9276B">
        <w:rPr>
          <w:lang w:eastAsia="de-DE"/>
        </w:rPr>
        <w:t>de</w:t>
      </w:r>
      <w:r w:rsidRPr="00E9276B">
        <w:rPr>
          <w:lang w:eastAsia="de-DE"/>
        </w:rPr>
        <w:t xml:space="preserve"> Gra</w:t>
      </w:r>
      <w:r w:rsidR="00E9276B" w:rsidRPr="00E9276B">
        <w:rPr>
          <w:lang w:eastAsia="de-DE"/>
        </w:rPr>
        <w:t>f</w:t>
      </w:r>
      <w:r w:rsidRPr="00E9276B">
        <w:rPr>
          <w:lang w:eastAsia="de-DE"/>
        </w:rPr>
        <w:t>en (fig_1, fig_2) eingesetzt und an die Webseite mit „</w:t>
      </w:r>
      <w:proofErr w:type="spellStart"/>
      <w:r w:rsidRPr="00E9276B">
        <w:rPr>
          <w:lang w:eastAsia="de-DE"/>
        </w:rPr>
        <w:t>return</w:t>
      </w:r>
      <w:proofErr w:type="spellEnd"/>
      <w:r w:rsidRPr="00E9276B">
        <w:rPr>
          <w:lang w:eastAsia="de-DE"/>
        </w:rPr>
        <w:t>“ zurück</w:t>
      </w:r>
      <w:r w:rsidR="003B1402" w:rsidRPr="00E9276B">
        <w:rPr>
          <w:lang w:eastAsia="de-DE"/>
        </w:rPr>
        <w:t>ge</w:t>
      </w:r>
      <w:r w:rsidRPr="00E9276B">
        <w:rPr>
          <w:lang w:eastAsia="de-DE"/>
        </w:rPr>
        <w:t>geben.</w:t>
      </w:r>
    </w:p>
    <w:p w14:paraId="19BABFD5" w14:textId="1684BC01" w:rsidR="0095630D" w:rsidRPr="00E9276B" w:rsidRDefault="0095630D" w:rsidP="0095630D">
      <w:pPr>
        <w:pStyle w:val="berschrift1"/>
      </w:pPr>
      <w:bookmarkStart w:id="42" w:name="_Toc73274659"/>
      <w:r w:rsidRPr="00E9276B">
        <w:t>4 Produktvorstellung</w:t>
      </w:r>
      <w:bookmarkEnd w:id="42"/>
    </w:p>
    <w:p w14:paraId="7D2D2623" w14:textId="3AC29F19" w:rsidR="007F52A0" w:rsidRPr="00E9276B" w:rsidRDefault="00103058" w:rsidP="007F52A0">
      <w:pPr>
        <w:rPr>
          <w:lang w:eastAsia="de-DE"/>
        </w:rPr>
      </w:pPr>
      <w:r w:rsidRPr="00E9276B">
        <w:rPr>
          <w:lang w:eastAsia="de-DE"/>
        </w:rPr>
        <w:t>Dieses Kapitel beschreibt den Prototypen sowie die grafische Nutzeroberfläche.</w:t>
      </w:r>
    </w:p>
    <w:p w14:paraId="575E5C5F" w14:textId="76EC18AB" w:rsidR="002C2CB8" w:rsidRPr="00E9276B" w:rsidRDefault="002C2CB8" w:rsidP="007F52A0">
      <w:pPr>
        <w:rPr>
          <w:lang w:eastAsia="de-DE"/>
        </w:rPr>
      </w:pPr>
      <w:r w:rsidRPr="00E9276B">
        <w:rPr>
          <w:color w:val="FF0000"/>
          <w:lang w:eastAsia="de-DE"/>
        </w:rPr>
        <w:t>Ggfs. ergänzen</w:t>
      </w:r>
    </w:p>
    <w:p w14:paraId="1AB9A566" w14:textId="47633A32" w:rsidR="007F52A0" w:rsidRPr="00E9276B" w:rsidRDefault="007F52A0" w:rsidP="007F52A0">
      <w:pPr>
        <w:pStyle w:val="berschrift2"/>
        <w:rPr>
          <w:lang w:eastAsia="de-DE"/>
        </w:rPr>
      </w:pPr>
      <w:bookmarkStart w:id="43" w:name="_Toc73274660"/>
      <w:r w:rsidRPr="00E9276B">
        <w:rPr>
          <w:lang w:eastAsia="de-DE"/>
        </w:rPr>
        <w:t xml:space="preserve">4.1 </w:t>
      </w:r>
      <w:r w:rsidR="00103058" w:rsidRPr="00E9276B">
        <w:rPr>
          <w:lang w:eastAsia="de-DE"/>
        </w:rPr>
        <w:t>Prototyp</w:t>
      </w:r>
      <w:bookmarkEnd w:id="43"/>
    </w:p>
    <w:p w14:paraId="4CEEA8E7" w14:textId="77777777" w:rsidR="002C2CB8" w:rsidRPr="00E9276B" w:rsidRDefault="00103058" w:rsidP="002C2CB8">
      <w:pPr>
        <w:rPr>
          <w:color w:val="FF0000"/>
          <w:lang w:eastAsia="de-DE"/>
        </w:rPr>
      </w:pPr>
      <w:r w:rsidRPr="00E9276B">
        <w:rPr>
          <w:lang w:eastAsia="de-DE"/>
        </w:rPr>
        <w:t xml:space="preserve">In der folgenden Abbildung ist der Prototyp unseres </w:t>
      </w:r>
      <w:r w:rsidRPr="00E9276B">
        <w:rPr>
          <w:i/>
          <w:iCs/>
          <w:lang w:eastAsia="de-DE"/>
        </w:rPr>
        <w:t xml:space="preserve">Smart Smoke </w:t>
      </w:r>
      <w:proofErr w:type="spellStart"/>
      <w:r w:rsidRPr="00E9276B">
        <w:rPr>
          <w:i/>
          <w:iCs/>
          <w:lang w:eastAsia="de-DE"/>
        </w:rPr>
        <w:t>Detectors</w:t>
      </w:r>
      <w:proofErr w:type="spellEnd"/>
      <w:r w:rsidRPr="00E9276B">
        <w:rPr>
          <w:lang w:eastAsia="de-DE"/>
        </w:rPr>
        <w:t xml:space="preserve"> zu sehen.</w:t>
      </w:r>
    </w:p>
    <w:p w14:paraId="353ED213" w14:textId="6949BD43" w:rsidR="002C2CB8" w:rsidRPr="00E9276B" w:rsidRDefault="002C2CB8" w:rsidP="002C2CB8">
      <w:pPr>
        <w:rPr>
          <w:lang w:eastAsia="de-DE"/>
        </w:rPr>
      </w:pPr>
      <w:r w:rsidRPr="00E9276B">
        <w:rPr>
          <w:color w:val="FF0000"/>
          <w:lang w:eastAsia="de-DE"/>
        </w:rPr>
        <w:t>Ggfs. ergänzen</w:t>
      </w:r>
    </w:p>
    <w:p w14:paraId="11BCFD09" w14:textId="77777777" w:rsidR="00B31C14" w:rsidRPr="00E9276B" w:rsidRDefault="00BE685D" w:rsidP="00B31C14">
      <w:pPr>
        <w:keepNext/>
      </w:pPr>
      <w:r w:rsidRPr="00E9276B">
        <w:rPr>
          <w:noProof/>
        </w:rPr>
        <w:drawing>
          <wp:inline distT="0" distB="0" distL="0" distR="0" wp14:anchorId="664B14DF" wp14:editId="0097D5EC">
            <wp:extent cx="4301863" cy="5735816"/>
            <wp:effectExtent l="6985"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4301863" cy="5735816"/>
                    </a:xfrm>
                    <a:prstGeom prst="rect">
                      <a:avLst/>
                    </a:prstGeom>
                  </pic:spPr>
                </pic:pic>
              </a:graphicData>
            </a:graphic>
          </wp:inline>
        </w:drawing>
      </w:r>
    </w:p>
    <w:p w14:paraId="418BA08D" w14:textId="25984001" w:rsidR="00F260E7" w:rsidRPr="00E9276B" w:rsidRDefault="00B31C14" w:rsidP="00B31C14">
      <w:pPr>
        <w:pStyle w:val="Beschriftung"/>
        <w:rPr>
          <w:lang w:eastAsia="de-DE"/>
        </w:rPr>
      </w:pPr>
      <w:bookmarkStart w:id="44" w:name="_Toc73141004"/>
      <w:r w:rsidRPr="00E9276B">
        <w:t xml:space="preserve">Abbildung </w:t>
      </w:r>
      <w:r w:rsidRPr="00E9276B">
        <w:fldChar w:fldCharType="begin"/>
      </w:r>
      <w:r w:rsidRPr="00E9276B">
        <w:instrText>SEQ Abbildung \* ARABIC</w:instrText>
      </w:r>
      <w:r w:rsidRPr="00E9276B">
        <w:fldChar w:fldCharType="separate"/>
      </w:r>
      <w:r w:rsidR="00765B68" w:rsidRPr="00E9276B">
        <w:rPr>
          <w:noProof/>
        </w:rPr>
        <w:t>8</w:t>
      </w:r>
      <w:r w:rsidRPr="00E9276B">
        <w:fldChar w:fldCharType="end"/>
      </w:r>
      <w:r w:rsidRPr="00E9276B">
        <w:t xml:space="preserve"> Smart Smoke </w:t>
      </w:r>
      <w:proofErr w:type="spellStart"/>
      <w:r w:rsidRPr="00E9276B">
        <w:t>Detector</w:t>
      </w:r>
      <w:proofErr w:type="spellEnd"/>
      <w:r w:rsidRPr="00E9276B">
        <w:t xml:space="preserve"> Prototyp</w:t>
      </w:r>
      <w:bookmarkEnd w:id="44"/>
    </w:p>
    <w:p w14:paraId="5DF352E5" w14:textId="77777777" w:rsidR="001C427A" w:rsidRPr="00E9276B" w:rsidRDefault="001C427A" w:rsidP="001C427A"/>
    <w:p w14:paraId="754FB271" w14:textId="7AD27F87" w:rsidR="001C427A" w:rsidRPr="00E9276B" w:rsidRDefault="001C427A" w:rsidP="001C427A">
      <w:r w:rsidRPr="00E9276B">
        <w:lastRenderedPageBreak/>
        <w:t xml:space="preserve">Die folgende Abbildung stellt die Verbindungen der einzelnen Hardwarekomponenten </w:t>
      </w:r>
      <w:proofErr w:type="gramStart"/>
      <w:r w:rsidRPr="00E9276B">
        <w:t>unseres Prototypen</w:t>
      </w:r>
      <w:proofErr w:type="gramEnd"/>
      <w:r w:rsidRPr="00E9276B">
        <w:t xml:space="preserve"> dar. Hierfür werden die in Kapitel 2.1 genannten Jumper Wire, das </w:t>
      </w:r>
      <w:proofErr w:type="spellStart"/>
      <w:r w:rsidRPr="00E9276B">
        <w:t>Breadboard</w:t>
      </w:r>
      <w:proofErr w:type="spellEnd"/>
      <w:r w:rsidRPr="00E9276B">
        <w:t xml:space="preserve"> und die Widerstände verwendet.</w:t>
      </w:r>
    </w:p>
    <w:p w14:paraId="7E57D898" w14:textId="77777777" w:rsidR="002C2CB8" w:rsidRPr="00E9276B" w:rsidRDefault="002C2CB8" w:rsidP="002C2CB8">
      <w:pPr>
        <w:rPr>
          <w:lang w:eastAsia="de-DE"/>
        </w:rPr>
      </w:pPr>
      <w:r w:rsidRPr="00E9276B">
        <w:rPr>
          <w:color w:val="FF0000"/>
          <w:lang w:eastAsia="de-DE"/>
        </w:rPr>
        <w:t>Ggfs. ergänzen</w:t>
      </w:r>
    </w:p>
    <w:p w14:paraId="78736789" w14:textId="77777777" w:rsidR="002C2CB8" w:rsidRPr="00E9276B" w:rsidRDefault="002C2CB8" w:rsidP="001C427A"/>
    <w:p w14:paraId="0D7D8ADF" w14:textId="77777777" w:rsidR="001C427A" w:rsidRPr="00E9276B" w:rsidRDefault="001C427A" w:rsidP="001C427A">
      <w:pPr>
        <w:keepNext/>
        <w:spacing w:line="259" w:lineRule="auto"/>
        <w:jc w:val="left"/>
      </w:pPr>
      <w:r w:rsidRPr="00E9276B">
        <w:rPr>
          <w:noProof/>
        </w:rPr>
        <w:drawing>
          <wp:inline distT="0" distB="0" distL="0" distR="0" wp14:anchorId="0F4952C7" wp14:editId="0AF944D5">
            <wp:extent cx="4599940" cy="4029511"/>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8">
                      <a:extLst>
                        <a:ext uri="{28A0092B-C50C-407E-A947-70E740481C1C}">
                          <a14:useLocalDpi xmlns:a14="http://schemas.microsoft.com/office/drawing/2010/main" val="0"/>
                        </a:ext>
                      </a:extLst>
                    </a:blip>
                    <a:stretch>
                      <a:fillRect/>
                    </a:stretch>
                  </pic:blipFill>
                  <pic:spPr>
                    <a:xfrm>
                      <a:off x="0" y="0"/>
                      <a:ext cx="4605595" cy="4034465"/>
                    </a:xfrm>
                    <a:prstGeom prst="rect">
                      <a:avLst/>
                    </a:prstGeom>
                  </pic:spPr>
                </pic:pic>
              </a:graphicData>
            </a:graphic>
          </wp:inline>
        </w:drawing>
      </w:r>
    </w:p>
    <w:p w14:paraId="57423476" w14:textId="55A09955" w:rsidR="00ED0EB3" w:rsidRPr="00E9276B" w:rsidRDefault="001C427A" w:rsidP="00343A23">
      <w:pPr>
        <w:pStyle w:val="Beschriftung"/>
      </w:pPr>
      <w:bookmarkStart w:id="45" w:name="_Toc73141005"/>
      <w:r w:rsidRPr="00E9276B">
        <w:t xml:space="preserve">Abbildung </w:t>
      </w:r>
      <w:r w:rsidRPr="00E9276B">
        <w:fldChar w:fldCharType="begin"/>
      </w:r>
      <w:r w:rsidRPr="00E9276B">
        <w:instrText>SEQ Abbildung \* ARABIC</w:instrText>
      </w:r>
      <w:r w:rsidRPr="00E9276B">
        <w:fldChar w:fldCharType="separate"/>
      </w:r>
      <w:r w:rsidR="00765B68" w:rsidRPr="00E9276B">
        <w:rPr>
          <w:noProof/>
        </w:rPr>
        <w:t>9</w:t>
      </w:r>
      <w:r w:rsidRPr="00E9276B">
        <w:fldChar w:fldCharType="end"/>
      </w:r>
      <w:r w:rsidRPr="00E9276B">
        <w:t>: Schaltplan (modifizierte Darstellung nach AZ-</w:t>
      </w:r>
      <w:proofErr w:type="spellStart"/>
      <w:r w:rsidRPr="00E9276B">
        <w:t>Delivery</w:t>
      </w:r>
      <w:proofErr w:type="spellEnd"/>
      <w:r w:rsidRPr="00E9276B">
        <w:t>)</w:t>
      </w:r>
      <w:bookmarkEnd w:id="45"/>
    </w:p>
    <w:p w14:paraId="0201EF44" w14:textId="77777777" w:rsidR="00343A23" w:rsidRPr="00E9276B" w:rsidRDefault="00343A23" w:rsidP="00343A23"/>
    <w:p w14:paraId="5D0F1E62" w14:textId="42F779BE" w:rsidR="00054308" w:rsidRPr="00E9276B" w:rsidRDefault="007F52A0" w:rsidP="007F52A0">
      <w:pPr>
        <w:pStyle w:val="berschrift2"/>
        <w:rPr>
          <w:lang w:eastAsia="de-DE"/>
        </w:rPr>
      </w:pPr>
      <w:bookmarkStart w:id="46" w:name="_Toc73274661"/>
      <w:r w:rsidRPr="00E9276B">
        <w:rPr>
          <w:lang w:eastAsia="de-DE"/>
        </w:rPr>
        <w:t>4.2 User</w:t>
      </w:r>
      <w:r w:rsidR="00765B68" w:rsidRPr="00E9276B">
        <w:rPr>
          <w:lang w:eastAsia="de-DE"/>
        </w:rPr>
        <w:t>-I</w:t>
      </w:r>
      <w:r w:rsidRPr="00E9276B">
        <w:rPr>
          <w:lang w:eastAsia="de-DE"/>
        </w:rPr>
        <w:t>nterface</w:t>
      </w:r>
      <w:bookmarkEnd w:id="46"/>
    </w:p>
    <w:p w14:paraId="59C6C172" w14:textId="0645CC79" w:rsidR="002C2CB8" w:rsidRPr="00E9276B" w:rsidRDefault="002C2CB8" w:rsidP="002C2CB8">
      <w:pPr>
        <w:rPr>
          <w:lang w:eastAsia="de-DE"/>
        </w:rPr>
      </w:pPr>
      <w:r w:rsidRPr="00E9276B">
        <w:rPr>
          <w:color w:val="FF0000"/>
          <w:lang w:eastAsia="de-DE"/>
        </w:rPr>
        <w:t>Ggfs. ergänzen/ Ändern (ganzes Kapitel)</w:t>
      </w:r>
    </w:p>
    <w:p w14:paraId="0B97CE01" w14:textId="77777777" w:rsidR="002C2CB8" w:rsidRPr="00E9276B" w:rsidRDefault="002C2CB8" w:rsidP="007F52A0"/>
    <w:p w14:paraId="5C6C2DFF" w14:textId="4D27D15D" w:rsidR="007F52A0" w:rsidRPr="00E9276B" w:rsidRDefault="001C427A" w:rsidP="007F52A0">
      <w:r w:rsidRPr="00E9276B">
        <w:t xml:space="preserve">In diesem Unterkapitel wird einen Einblick in unser Frontend gegeben, mit welchem der User interagiert. </w:t>
      </w:r>
      <w:r w:rsidR="007F52A0" w:rsidRPr="00E9276B">
        <w:t xml:space="preserve">Die </w:t>
      </w:r>
      <w:proofErr w:type="spellStart"/>
      <w:r w:rsidR="007F52A0" w:rsidRPr="00E9276B">
        <w:t>html</w:t>
      </w:r>
      <w:proofErr w:type="spellEnd"/>
      <w:r w:rsidR="007F52A0" w:rsidRPr="00E9276B">
        <w:t xml:space="preserve"> Dateien bilden das Webinterface, auf welches die User zugriefen können. Mithilfe von </w:t>
      </w:r>
      <w:proofErr w:type="spellStart"/>
      <w:r w:rsidR="007F52A0" w:rsidRPr="00E9276B">
        <w:t>css</w:t>
      </w:r>
      <w:proofErr w:type="spellEnd"/>
      <w:r w:rsidR="007F52A0" w:rsidRPr="00E9276B">
        <w:t xml:space="preserve"> Code wurde unsere Webseite individuell angepasst. Einige Seiten sind in folgenden Abbildungen zu sehen.</w:t>
      </w:r>
    </w:p>
    <w:p w14:paraId="7B3C6DCE" w14:textId="30EE7357" w:rsidR="002C2CB8" w:rsidRPr="00E9276B" w:rsidRDefault="007F52A0" w:rsidP="007F52A0">
      <w:r w:rsidRPr="00E9276B">
        <w:lastRenderedPageBreak/>
        <w:t>Zunächst wird der User auf die Startseite geleitet, auf welcher er mittels Registrieren Button zum registrieren Formular gelangt.</w:t>
      </w:r>
    </w:p>
    <w:p w14:paraId="46CBA9C5" w14:textId="77777777" w:rsidR="002C2CB8" w:rsidRPr="00E9276B" w:rsidRDefault="002C2CB8" w:rsidP="007F52A0"/>
    <w:p w14:paraId="3A2C455F" w14:textId="77777777" w:rsidR="00765B68" w:rsidRPr="00E9276B" w:rsidRDefault="007F52A0" w:rsidP="00765B68">
      <w:pPr>
        <w:keepNext/>
      </w:pPr>
      <w:r w:rsidRPr="00E9276B">
        <w:rPr>
          <w:noProof/>
        </w:rPr>
        <w:drawing>
          <wp:inline distT="0" distB="0" distL="0" distR="0" wp14:anchorId="5F350770" wp14:editId="106B2A3C">
            <wp:extent cx="5760720" cy="2434590"/>
            <wp:effectExtent l="0" t="0" r="0" b="3810"/>
            <wp:docPr id="7" name="Grafik 2">
              <a:extLst xmlns:a="http://schemas.openxmlformats.org/drawingml/2006/main">
                <a:ext uri="{FF2B5EF4-FFF2-40B4-BE49-F238E27FC236}">
                  <a16:creationId xmlns:a16="http://schemas.microsoft.com/office/drawing/2014/main" id="{E7FA7536-39A8-4539-8FDA-3AE1B119D81A}"/>
                </a:ext>
              </a:extLst>
            </wp:docPr>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E7FA7536-39A8-4539-8FDA-3AE1B119D81A}"/>
                        </a:ext>
                      </a:extLst>
                    </pic:cNvPr>
                    <pic:cNvPicPr/>
                  </pic:nvPicPr>
                  <pic:blipFill rotWithShape="1">
                    <a:blip r:embed="rId29" cstate="print">
                      <a:extLst>
                        <a:ext uri="{28A0092B-C50C-407E-A947-70E740481C1C}">
                          <a14:useLocalDpi xmlns:a14="http://schemas.microsoft.com/office/drawing/2010/main" val="0"/>
                        </a:ext>
                      </a:extLst>
                    </a:blip>
                    <a:srcRect l="394" t="8756" r="394" b="16703"/>
                    <a:stretch/>
                  </pic:blipFill>
                  <pic:spPr>
                    <a:xfrm>
                      <a:off x="0" y="0"/>
                      <a:ext cx="5760720" cy="2434590"/>
                    </a:xfrm>
                    <a:prstGeom prst="rect">
                      <a:avLst/>
                    </a:prstGeom>
                  </pic:spPr>
                </pic:pic>
              </a:graphicData>
            </a:graphic>
          </wp:inline>
        </w:drawing>
      </w:r>
    </w:p>
    <w:p w14:paraId="14732521" w14:textId="5929F50D" w:rsidR="007F52A0" w:rsidRPr="00E9276B" w:rsidRDefault="00765B68" w:rsidP="00765B68">
      <w:pPr>
        <w:pStyle w:val="Beschriftung"/>
      </w:pPr>
      <w:bookmarkStart w:id="47" w:name="_Toc73141006"/>
      <w:r w:rsidRPr="00E9276B">
        <w:t xml:space="preserve">Abbildung </w:t>
      </w:r>
      <w:r w:rsidR="00BB1D87">
        <w:fldChar w:fldCharType="begin"/>
      </w:r>
      <w:r w:rsidR="00BB1D87">
        <w:instrText xml:space="preserve"> SEQ Abbildung \* ARABIC </w:instrText>
      </w:r>
      <w:r w:rsidR="00BB1D87">
        <w:fldChar w:fldCharType="separate"/>
      </w:r>
      <w:r w:rsidRPr="00E9276B">
        <w:rPr>
          <w:noProof/>
        </w:rPr>
        <w:t>10</w:t>
      </w:r>
      <w:r w:rsidR="00BB1D87">
        <w:rPr>
          <w:noProof/>
        </w:rPr>
        <w:fldChar w:fldCharType="end"/>
      </w:r>
      <w:r w:rsidRPr="00E9276B">
        <w:t>: User-Interface Startseite</w:t>
      </w:r>
      <w:bookmarkEnd w:id="47"/>
    </w:p>
    <w:p w14:paraId="3DA44389" w14:textId="77777777" w:rsidR="007F52A0" w:rsidRPr="00E9276B" w:rsidRDefault="007F52A0" w:rsidP="007F52A0">
      <w:r w:rsidRPr="00E9276B">
        <w:t xml:space="preserve">Hier kann sich der User registrieren, um die Funktion des Dashboards zu nutzen. Die User-Daten werden in der relationalen Datenbank </w:t>
      </w:r>
      <w:proofErr w:type="spellStart"/>
      <w:r w:rsidRPr="00E9276B">
        <w:t>MariaDB</w:t>
      </w:r>
      <w:proofErr w:type="spellEnd"/>
      <w:r w:rsidRPr="00E9276B">
        <w:t xml:space="preserve"> gespeichert.</w:t>
      </w:r>
    </w:p>
    <w:p w14:paraId="546FD081" w14:textId="77777777" w:rsidR="00765B68" w:rsidRPr="00E9276B" w:rsidRDefault="007F52A0" w:rsidP="00765B68">
      <w:pPr>
        <w:keepNext/>
      </w:pPr>
      <w:r w:rsidRPr="00E9276B">
        <w:rPr>
          <w:noProof/>
        </w:rPr>
        <w:drawing>
          <wp:inline distT="0" distB="0" distL="0" distR="0" wp14:anchorId="7A3FEB67" wp14:editId="0136C3AF">
            <wp:extent cx="5760720" cy="2434590"/>
            <wp:effectExtent l="0" t="0" r="0" b="3810"/>
            <wp:docPr id="8" name="Grafik 3">
              <a:extLst xmlns:a="http://schemas.openxmlformats.org/drawingml/2006/main">
                <a:ext uri="{FF2B5EF4-FFF2-40B4-BE49-F238E27FC236}">
                  <a16:creationId xmlns:a16="http://schemas.microsoft.com/office/drawing/2014/main" id="{D3710F0E-DB87-4AC8-9BBC-52A72B95C0AA}"/>
                </a:ext>
              </a:extLst>
            </wp:docPr>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D3710F0E-DB87-4AC8-9BBC-52A72B95C0AA}"/>
                        </a:ext>
                      </a:extLst>
                    </pic:cNvPr>
                    <pic:cNvPicPr/>
                  </pic:nvPicPr>
                  <pic:blipFill rotWithShape="1">
                    <a:blip r:embed="rId30" cstate="print">
                      <a:extLst>
                        <a:ext uri="{28A0092B-C50C-407E-A947-70E740481C1C}">
                          <a14:useLocalDpi xmlns:a14="http://schemas.microsoft.com/office/drawing/2010/main" val="0"/>
                        </a:ext>
                      </a:extLst>
                    </a:blip>
                    <a:srcRect l="394" t="8756" r="394" b="16703"/>
                    <a:stretch/>
                  </pic:blipFill>
                  <pic:spPr>
                    <a:xfrm>
                      <a:off x="0" y="0"/>
                      <a:ext cx="5760720" cy="2434590"/>
                    </a:xfrm>
                    <a:prstGeom prst="rect">
                      <a:avLst/>
                    </a:prstGeom>
                  </pic:spPr>
                </pic:pic>
              </a:graphicData>
            </a:graphic>
          </wp:inline>
        </w:drawing>
      </w:r>
    </w:p>
    <w:p w14:paraId="61BFC319" w14:textId="3D9FF1A9" w:rsidR="007F52A0" w:rsidRPr="00E9276B" w:rsidRDefault="00765B68" w:rsidP="00765B68">
      <w:pPr>
        <w:pStyle w:val="Beschriftung"/>
      </w:pPr>
      <w:bookmarkStart w:id="48" w:name="_Toc73141007"/>
      <w:r w:rsidRPr="00E9276B">
        <w:t xml:space="preserve">Abbildung </w:t>
      </w:r>
      <w:r w:rsidR="00BB1D87">
        <w:fldChar w:fldCharType="begin"/>
      </w:r>
      <w:r w:rsidR="00BB1D87">
        <w:instrText xml:space="preserve"> SEQ Abbildung \* ARABIC </w:instrText>
      </w:r>
      <w:r w:rsidR="00BB1D87">
        <w:fldChar w:fldCharType="separate"/>
      </w:r>
      <w:r w:rsidRPr="00E9276B">
        <w:rPr>
          <w:noProof/>
        </w:rPr>
        <w:t>11</w:t>
      </w:r>
      <w:r w:rsidR="00BB1D87">
        <w:rPr>
          <w:noProof/>
        </w:rPr>
        <w:fldChar w:fldCharType="end"/>
      </w:r>
      <w:r w:rsidRPr="00E9276B">
        <w:t>: User-Interface Registrieren Seite</w:t>
      </w:r>
      <w:bookmarkEnd w:id="48"/>
    </w:p>
    <w:p w14:paraId="378D940D" w14:textId="77777777" w:rsidR="007F52A0" w:rsidRPr="00E9276B" w:rsidRDefault="007F52A0" w:rsidP="007F52A0">
      <w:r w:rsidRPr="00E9276B">
        <w:t>Bereits registrierte User können sich direkt, mit den in der Datenbank gespeicherten User-Daten, anmelden, um in Ihr Dashboard zu gelangen. Diese Seite ist in Abbildung X zu sehen.</w:t>
      </w:r>
    </w:p>
    <w:p w14:paraId="5A0426C9" w14:textId="77777777" w:rsidR="00765B68" w:rsidRPr="00E9276B" w:rsidRDefault="007F52A0" w:rsidP="00765B68">
      <w:pPr>
        <w:keepNext/>
      </w:pPr>
      <w:r w:rsidRPr="00E9276B">
        <w:rPr>
          <w:noProof/>
        </w:rPr>
        <w:lastRenderedPageBreak/>
        <w:drawing>
          <wp:inline distT="0" distB="0" distL="0" distR="0" wp14:anchorId="2CFDCE64" wp14:editId="1FE3A68D">
            <wp:extent cx="5760720" cy="2434590"/>
            <wp:effectExtent l="0" t="0" r="0" b="3810"/>
            <wp:docPr id="2" name="Grafik 1">
              <a:extLst xmlns:a="http://schemas.openxmlformats.org/drawingml/2006/main">
                <a:ext uri="{FF2B5EF4-FFF2-40B4-BE49-F238E27FC236}">
                  <a16:creationId xmlns:a16="http://schemas.microsoft.com/office/drawing/2014/main" id="{6C83EC0F-5AC8-4DA0-B84B-BAA2F9813EBE}"/>
                </a:ext>
              </a:extLst>
            </wp:docPr>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6C83EC0F-5AC8-4DA0-B84B-BAA2F9813EBE}"/>
                        </a:ext>
                      </a:extLst>
                    </pic:cNvPr>
                    <pic:cNvPicPr/>
                  </pic:nvPicPr>
                  <pic:blipFill rotWithShape="1">
                    <a:blip r:embed="rId31" cstate="print">
                      <a:extLst>
                        <a:ext uri="{28A0092B-C50C-407E-A947-70E740481C1C}">
                          <a14:useLocalDpi xmlns:a14="http://schemas.microsoft.com/office/drawing/2010/main" val="0"/>
                        </a:ext>
                      </a:extLst>
                    </a:blip>
                    <a:srcRect l="394" t="8755" r="394" b="16704"/>
                    <a:stretch/>
                  </pic:blipFill>
                  <pic:spPr>
                    <a:xfrm>
                      <a:off x="0" y="0"/>
                      <a:ext cx="5760720" cy="2434590"/>
                    </a:xfrm>
                    <a:prstGeom prst="rect">
                      <a:avLst/>
                    </a:prstGeom>
                  </pic:spPr>
                </pic:pic>
              </a:graphicData>
            </a:graphic>
          </wp:inline>
        </w:drawing>
      </w:r>
    </w:p>
    <w:p w14:paraId="4D759309" w14:textId="05E54560" w:rsidR="007F52A0" w:rsidRPr="00E9276B" w:rsidRDefault="00765B68" w:rsidP="00765B68">
      <w:pPr>
        <w:pStyle w:val="Beschriftung"/>
      </w:pPr>
      <w:bookmarkStart w:id="49" w:name="_Toc73141008"/>
      <w:r w:rsidRPr="00E9276B">
        <w:t xml:space="preserve">Abbildung </w:t>
      </w:r>
      <w:r w:rsidR="00BB1D87">
        <w:fldChar w:fldCharType="begin"/>
      </w:r>
      <w:r w:rsidR="00BB1D87">
        <w:instrText xml:space="preserve"> SEQ Abbildung \* ARABIC </w:instrText>
      </w:r>
      <w:r w:rsidR="00BB1D87">
        <w:fldChar w:fldCharType="separate"/>
      </w:r>
      <w:r w:rsidRPr="00E9276B">
        <w:rPr>
          <w:noProof/>
        </w:rPr>
        <w:t>12</w:t>
      </w:r>
      <w:r w:rsidR="00BB1D87">
        <w:rPr>
          <w:noProof/>
        </w:rPr>
        <w:fldChar w:fldCharType="end"/>
      </w:r>
      <w:r w:rsidRPr="00E9276B">
        <w:t>: User-Interface Anmelde Seite</w:t>
      </w:r>
      <w:bookmarkEnd w:id="49"/>
    </w:p>
    <w:p w14:paraId="55610454" w14:textId="77777777" w:rsidR="007F52A0" w:rsidRPr="00E9276B" w:rsidRDefault="007F52A0" w:rsidP="007F52A0">
      <w:r w:rsidRPr="00E9276B">
        <w:t>Direkt nach dem der User sich angemeldet hat, wird dieser zum Dashboard weitergeleitet, bei welchem die Temperatur sowie der CO2 Gehalt visualisiert wird.</w:t>
      </w:r>
    </w:p>
    <w:p w14:paraId="518AEE21" w14:textId="77777777" w:rsidR="00765B68" w:rsidRPr="00E9276B" w:rsidRDefault="007F52A0" w:rsidP="00765B68">
      <w:pPr>
        <w:keepNext/>
      </w:pPr>
      <w:r w:rsidRPr="00E9276B">
        <w:rPr>
          <w:noProof/>
        </w:rPr>
        <w:drawing>
          <wp:inline distT="0" distB="0" distL="0" distR="0" wp14:anchorId="7B79347E" wp14:editId="73DFAFFB">
            <wp:extent cx="5760720" cy="2370455"/>
            <wp:effectExtent l="0" t="0" r="0" b="0"/>
            <wp:docPr id="5" name="Grafik 1">
              <a:extLst xmlns:a="http://schemas.openxmlformats.org/drawingml/2006/main">
                <a:ext uri="{FF2B5EF4-FFF2-40B4-BE49-F238E27FC236}">
                  <a16:creationId xmlns:a16="http://schemas.microsoft.com/office/drawing/2014/main" id="{7BE973E2-624A-409F-934E-7ED188ADF92E}"/>
                </a:ext>
              </a:extLst>
            </wp:docPr>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7BE973E2-624A-409F-934E-7ED188ADF92E}"/>
                        </a:ext>
                      </a:extLst>
                    </pic:cNvPr>
                    <pic:cNvPicPr/>
                  </pic:nvPicPr>
                  <pic:blipFill rotWithShape="1">
                    <a:blip r:embed="rId32" cstate="print">
                      <a:extLst>
                        <a:ext uri="{28A0092B-C50C-407E-A947-70E740481C1C}">
                          <a14:useLocalDpi xmlns:a14="http://schemas.microsoft.com/office/drawing/2010/main" val="0"/>
                        </a:ext>
                      </a:extLst>
                    </a:blip>
                    <a:srcRect l="394" t="8755" r="394" b="18667"/>
                    <a:stretch/>
                  </pic:blipFill>
                  <pic:spPr>
                    <a:xfrm>
                      <a:off x="0" y="0"/>
                      <a:ext cx="5760720" cy="2370455"/>
                    </a:xfrm>
                    <a:prstGeom prst="rect">
                      <a:avLst/>
                    </a:prstGeom>
                  </pic:spPr>
                </pic:pic>
              </a:graphicData>
            </a:graphic>
          </wp:inline>
        </w:drawing>
      </w:r>
    </w:p>
    <w:p w14:paraId="05EFE51C" w14:textId="50392716" w:rsidR="007F52A0" w:rsidRPr="00E9276B" w:rsidRDefault="00765B68" w:rsidP="00765B68">
      <w:pPr>
        <w:pStyle w:val="Beschriftung"/>
        <w:rPr>
          <w:lang w:val="en-US"/>
        </w:rPr>
      </w:pPr>
      <w:bookmarkStart w:id="50" w:name="_Toc73141009"/>
      <w:proofErr w:type="spellStart"/>
      <w:r w:rsidRPr="00E9276B">
        <w:rPr>
          <w:lang w:val="en-US"/>
        </w:rPr>
        <w:t>Abbildung</w:t>
      </w:r>
      <w:proofErr w:type="spellEnd"/>
      <w:r w:rsidRPr="00E9276B">
        <w:rPr>
          <w:lang w:val="en-US"/>
        </w:rPr>
        <w:t xml:space="preserve"> </w:t>
      </w:r>
      <w:r w:rsidRPr="00E9276B">
        <w:fldChar w:fldCharType="begin"/>
      </w:r>
      <w:r w:rsidRPr="00E9276B">
        <w:rPr>
          <w:lang w:val="en-US"/>
        </w:rPr>
        <w:instrText xml:space="preserve"> SEQ Abbildung \* ARABIC </w:instrText>
      </w:r>
      <w:r w:rsidRPr="00E9276B">
        <w:fldChar w:fldCharType="separate"/>
      </w:r>
      <w:r w:rsidRPr="00E9276B">
        <w:rPr>
          <w:noProof/>
          <w:lang w:val="en-US"/>
        </w:rPr>
        <w:t>13</w:t>
      </w:r>
      <w:r w:rsidRPr="00E9276B">
        <w:fldChar w:fldCharType="end"/>
      </w:r>
      <w:r w:rsidRPr="00E9276B">
        <w:rPr>
          <w:lang w:val="en-US"/>
        </w:rPr>
        <w:t>: User-Interface Dashboard</w:t>
      </w:r>
      <w:bookmarkEnd w:id="50"/>
    </w:p>
    <w:p w14:paraId="18FE6C6F" w14:textId="1D216756" w:rsidR="007F52A0" w:rsidRPr="00E9276B" w:rsidRDefault="007F52A0" w:rsidP="007F52A0">
      <w:pPr>
        <w:rPr>
          <w:lang w:val="en-US" w:eastAsia="de-DE"/>
        </w:rPr>
      </w:pPr>
    </w:p>
    <w:p w14:paraId="25860012" w14:textId="7AFF58D3" w:rsidR="00065945" w:rsidRPr="00E9276B" w:rsidRDefault="00065945">
      <w:pPr>
        <w:spacing w:line="259" w:lineRule="auto"/>
        <w:jc w:val="left"/>
        <w:rPr>
          <w:lang w:val="en-US" w:eastAsia="de-DE"/>
        </w:rPr>
      </w:pPr>
      <w:r w:rsidRPr="00E9276B">
        <w:rPr>
          <w:lang w:val="en-US" w:eastAsia="de-DE"/>
        </w:rPr>
        <w:br w:type="page"/>
      </w:r>
    </w:p>
    <w:p w14:paraId="48FFB8C5" w14:textId="12370E05" w:rsidR="00B02320" w:rsidRPr="00E9276B" w:rsidRDefault="00DE61D5" w:rsidP="00E17414">
      <w:pPr>
        <w:pStyle w:val="berschrift1"/>
        <w:rPr>
          <w:lang w:val="en-US"/>
        </w:rPr>
      </w:pPr>
      <w:bookmarkStart w:id="51" w:name="_Toc73274662"/>
      <w:r w:rsidRPr="00E9276B">
        <w:rPr>
          <w:lang w:val="en-US"/>
        </w:rPr>
        <w:lastRenderedPageBreak/>
        <w:t xml:space="preserve">5 </w:t>
      </w:r>
      <w:r w:rsidR="00B75400" w:rsidRPr="00E9276B">
        <w:rPr>
          <w:lang w:val="en-US"/>
        </w:rPr>
        <w:t>U</w:t>
      </w:r>
      <w:r w:rsidR="00054308" w:rsidRPr="00E9276B">
        <w:rPr>
          <w:lang w:val="en-US"/>
        </w:rPr>
        <w:t>nique Selling Point</w:t>
      </w:r>
      <w:r w:rsidR="000B0366" w:rsidRPr="00E9276B">
        <w:rPr>
          <w:lang w:val="en-US"/>
        </w:rPr>
        <w:t>s</w:t>
      </w:r>
      <w:bookmarkEnd w:id="51"/>
    </w:p>
    <w:p w14:paraId="3D78AF84" w14:textId="78B4BAF2" w:rsidR="0034337D" w:rsidRPr="00E9276B" w:rsidRDefault="00386A2D" w:rsidP="0034337D">
      <w:pPr>
        <w:rPr>
          <w:lang w:eastAsia="de-DE"/>
        </w:rPr>
      </w:pPr>
      <w:r w:rsidRPr="00E9276B">
        <w:rPr>
          <w:lang w:eastAsia="de-DE"/>
        </w:rPr>
        <w:t>In der Ein</w:t>
      </w:r>
      <w:r w:rsidR="0034337D" w:rsidRPr="00E9276B">
        <w:rPr>
          <w:lang w:eastAsia="de-DE"/>
        </w:rPr>
        <w:t>leitung</w:t>
      </w:r>
      <w:r w:rsidRPr="00E9276B">
        <w:rPr>
          <w:lang w:eastAsia="de-DE"/>
        </w:rPr>
        <w:t xml:space="preserve"> wurden bereits die Nachteile der bereits existierenden Rauchmelder beschrieben.</w:t>
      </w:r>
      <w:r w:rsidR="0034337D" w:rsidRPr="00E9276B">
        <w:rPr>
          <w:lang w:eastAsia="de-DE"/>
        </w:rPr>
        <w:t xml:space="preserve"> Die auf dem Markt verfügbaren Rauchmelder sind mit einem Rauchsensor ausgestattet und geben ein Alarmsignal von sich. Dadurch werden Brände in unbemannten Gebäuden nicht, bzw. erst sehr spät erkannt. </w:t>
      </w:r>
      <w:r w:rsidR="00866268" w:rsidRPr="00E9276B">
        <w:rPr>
          <w:lang w:eastAsia="de-DE"/>
        </w:rPr>
        <w:t>Mit Funktionen, wie d</w:t>
      </w:r>
      <w:r w:rsidR="0034337D" w:rsidRPr="00E9276B">
        <w:rPr>
          <w:lang w:eastAsia="de-DE"/>
        </w:rPr>
        <w:t xml:space="preserve">as Beleuchten der Fluchtwege </w:t>
      </w:r>
      <w:r w:rsidR="00866268" w:rsidRPr="00E9276B">
        <w:rPr>
          <w:lang w:eastAsia="de-DE"/>
        </w:rPr>
        <w:t xml:space="preserve">bei Nacht </w:t>
      </w:r>
      <w:r w:rsidR="0034337D" w:rsidRPr="00E9276B">
        <w:rPr>
          <w:lang w:eastAsia="de-DE"/>
        </w:rPr>
        <w:t>und Alarmieren der Feuerwehr</w:t>
      </w:r>
      <w:r w:rsidR="00866268" w:rsidRPr="00E9276B">
        <w:rPr>
          <w:lang w:eastAsia="de-DE"/>
        </w:rPr>
        <w:t>, sind derzeitigen Rauchmeldern nicht ausgestattet</w:t>
      </w:r>
      <w:r w:rsidR="0034337D" w:rsidRPr="00E9276B">
        <w:rPr>
          <w:lang w:eastAsia="de-DE"/>
        </w:rPr>
        <w:t>.</w:t>
      </w:r>
    </w:p>
    <w:p w14:paraId="0CCD0AC5" w14:textId="6A9D3F80" w:rsidR="0034337D" w:rsidRPr="00E9276B" w:rsidRDefault="00866268" w:rsidP="0034337D">
      <w:pPr>
        <w:rPr>
          <w:lang w:eastAsia="de-DE"/>
        </w:rPr>
      </w:pPr>
      <w:r w:rsidRPr="00E9276B">
        <w:rPr>
          <w:lang w:eastAsia="de-DE"/>
        </w:rPr>
        <w:t xml:space="preserve">Unser entwickelter </w:t>
      </w:r>
      <w:r w:rsidRPr="00E9276B">
        <w:rPr>
          <w:i/>
          <w:iCs/>
          <w:lang w:eastAsia="de-DE"/>
        </w:rPr>
        <w:t xml:space="preserve">Smart Smoke </w:t>
      </w:r>
      <w:proofErr w:type="spellStart"/>
      <w:r w:rsidRPr="00E9276B">
        <w:rPr>
          <w:i/>
          <w:iCs/>
          <w:lang w:eastAsia="de-DE"/>
        </w:rPr>
        <w:t>Detector</w:t>
      </w:r>
      <w:proofErr w:type="spellEnd"/>
      <w:r w:rsidRPr="00E9276B">
        <w:rPr>
          <w:lang w:eastAsia="de-DE"/>
        </w:rPr>
        <w:t xml:space="preserve"> weist dagegen entscheidende USPs auf, die ihn von den herkömmlichen Rauchmeldern unterscheidet. Die wesentlichen USPs werden folglich genauer erläutert:</w:t>
      </w:r>
    </w:p>
    <w:p w14:paraId="5446662C" w14:textId="6486B883" w:rsidR="00866268" w:rsidRPr="00E9276B" w:rsidRDefault="00866268" w:rsidP="00866268">
      <w:pPr>
        <w:pStyle w:val="Listenabsatz"/>
        <w:numPr>
          <w:ilvl w:val="0"/>
          <w:numId w:val="4"/>
        </w:numPr>
        <w:rPr>
          <w:lang w:eastAsia="de-DE"/>
        </w:rPr>
      </w:pPr>
      <w:r w:rsidRPr="00E9276B">
        <w:rPr>
          <w:lang w:eastAsia="de-DE"/>
        </w:rPr>
        <w:t>Unsere Entwicklung kann den User automatisch per E-Mail benachrichtigen. Dadurch wird dieser umgehend informiert, sobald ein Brand in seiner Wohnung ausbricht. Des Weiteren kann die Feuerwehr über dieselbe Schnittstelle mit den exakten Geodaten des Brandobjektes benachrichtigt werden, sobald ein Feuer ausbricht.</w:t>
      </w:r>
      <w:r w:rsidR="000F2D29" w:rsidRPr="00E9276B">
        <w:rPr>
          <w:lang w:eastAsia="de-DE"/>
        </w:rPr>
        <w:t xml:space="preserve"> Somit können Brände auch bei unbemannten Gebäuden frühzeitig erkannt und gelöscht werden.</w:t>
      </w:r>
    </w:p>
    <w:p w14:paraId="76AA5386" w14:textId="7559C2FA" w:rsidR="000F2D29" w:rsidRPr="00E9276B" w:rsidRDefault="000F2D29" w:rsidP="000F2D29">
      <w:pPr>
        <w:pStyle w:val="Listenabsatz"/>
        <w:numPr>
          <w:ilvl w:val="0"/>
          <w:numId w:val="4"/>
        </w:numPr>
        <w:rPr>
          <w:lang w:eastAsia="de-DE"/>
        </w:rPr>
      </w:pPr>
      <w:r w:rsidRPr="00E9276B">
        <w:rPr>
          <w:lang w:eastAsia="de-DE"/>
        </w:rPr>
        <w:t xml:space="preserve">Darüber hinaus wird die Beleuchtung des Gebäudes mittels API-Schnittstelle von im Brandfall von unserem </w:t>
      </w:r>
      <w:r w:rsidRPr="00E9276B">
        <w:rPr>
          <w:i/>
          <w:iCs/>
          <w:lang w:eastAsia="de-DE"/>
        </w:rPr>
        <w:t xml:space="preserve">Smart Smoke </w:t>
      </w:r>
      <w:proofErr w:type="spellStart"/>
      <w:r w:rsidRPr="00E9276B">
        <w:rPr>
          <w:i/>
          <w:iCs/>
          <w:lang w:eastAsia="de-DE"/>
        </w:rPr>
        <w:t>Detector</w:t>
      </w:r>
      <w:proofErr w:type="spellEnd"/>
      <w:r w:rsidRPr="00E9276B">
        <w:rPr>
          <w:lang w:eastAsia="de-DE"/>
        </w:rPr>
        <w:t xml:space="preserve"> angesteuert. Dadurch sind bei Nacht die Fluchtwege optimal zu erkennen.</w:t>
      </w:r>
    </w:p>
    <w:p w14:paraId="0B2AEE8B" w14:textId="1EDC28BB" w:rsidR="0012543B" w:rsidRPr="00E9276B" w:rsidRDefault="0012543B" w:rsidP="0012543B">
      <w:pPr>
        <w:pStyle w:val="Listenabsatz"/>
        <w:numPr>
          <w:ilvl w:val="0"/>
          <w:numId w:val="4"/>
        </w:numPr>
        <w:rPr>
          <w:lang w:eastAsia="de-DE"/>
        </w:rPr>
      </w:pPr>
      <w:r w:rsidRPr="00E9276B">
        <w:rPr>
          <w:lang w:eastAsia="de-DE"/>
        </w:rPr>
        <w:t>Wir bieten dem User ein Monitoring per Webinterface an, mit welchem dieser zu jeder Zeit die Raumtemperatur und den CO2 Gehalt mit seinen mobilen Endgeräten mittels einem Dashboard abrufen kann. Dieses Dashboard kann nicht nur über einen Brand informieren, sondern auch für das Monitoring der Luftqualität genutzt werden. Dadurch kann der User seine Luftqualität beobachten und ggfs. Maßnahmen zur Verbesserung dieser durchführen.</w:t>
      </w:r>
    </w:p>
    <w:p w14:paraId="23DA8720" w14:textId="77777777" w:rsidR="0012543B" w:rsidRPr="00E9276B" w:rsidRDefault="0012543B">
      <w:pPr>
        <w:spacing w:line="259" w:lineRule="auto"/>
        <w:jc w:val="left"/>
        <w:rPr>
          <w:lang w:eastAsia="de-DE"/>
        </w:rPr>
      </w:pPr>
    </w:p>
    <w:p w14:paraId="1F5285EA" w14:textId="7F135616" w:rsidR="00065945" w:rsidRPr="00E9276B" w:rsidRDefault="00065945">
      <w:pPr>
        <w:spacing w:line="259" w:lineRule="auto"/>
        <w:jc w:val="left"/>
        <w:rPr>
          <w:lang w:eastAsia="de-DE"/>
        </w:rPr>
      </w:pPr>
      <w:r w:rsidRPr="00E9276B">
        <w:rPr>
          <w:lang w:eastAsia="de-DE"/>
        </w:rPr>
        <w:br w:type="page"/>
      </w:r>
    </w:p>
    <w:p w14:paraId="03D22CAC" w14:textId="0D246534" w:rsidR="0095630D" w:rsidRPr="00E9276B" w:rsidRDefault="00054308" w:rsidP="0095630D">
      <w:pPr>
        <w:pStyle w:val="berschrift1"/>
      </w:pPr>
      <w:bookmarkStart w:id="52" w:name="_Toc73274663"/>
      <w:r w:rsidRPr="00E9276B">
        <w:lastRenderedPageBreak/>
        <w:t>6</w:t>
      </w:r>
      <w:r w:rsidR="0095630D" w:rsidRPr="00E9276B">
        <w:t xml:space="preserve"> Fazit</w:t>
      </w:r>
      <w:bookmarkEnd w:id="52"/>
    </w:p>
    <w:p w14:paraId="1480FE9C" w14:textId="4C299E4B" w:rsidR="005A70B5" w:rsidRPr="00E9276B" w:rsidRDefault="005A70B5" w:rsidP="00386A2D">
      <w:r w:rsidRPr="00E9276B">
        <w:t>Z</w:t>
      </w:r>
      <w:r w:rsidR="00386A2D" w:rsidRPr="00E9276B">
        <w:t xml:space="preserve">u Beginn dieser Arbeit </w:t>
      </w:r>
      <w:r w:rsidRPr="00E9276B">
        <w:t xml:space="preserve">wurden die Probleme aktueller Rauchmelder untersucht und herauskristallisiert. Für eine Verbesserung dieser Schwachstellen wurde im Zuge dieses Projekts der </w:t>
      </w:r>
      <w:r w:rsidRPr="00E9276B">
        <w:rPr>
          <w:i/>
          <w:iCs/>
        </w:rPr>
        <w:t xml:space="preserve">Smart Smoke </w:t>
      </w:r>
      <w:proofErr w:type="spellStart"/>
      <w:r w:rsidRPr="00E9276B">
        <w:rPr>
          <w:i/>
          <w:iCs/>
        </w:rPr>
        <w:t>Detector</w:t>
      </w:r>
      <w:proofErr w:type="spellEnd"/>
      <w:r w:rsidRPr="00E9276B">
        <w:t xml:space="preserve"> entwickelt, welcher die zuvor erörterten Schwachstellen und Nachteile der herkömmlichen Rauchmelder berücksichtigt und beseitigt.</w:t>
      </w:r>
    </w:p>
    <w:p w14:paraId="1ECF4B45" w14:textId="0677C2F7" w:rsidR="00386A2D" w:rsidRPr="00E9276B" w:rsidRDefault="00386A2D" w:rsidP="00386A2D">
      <w:r w:rsidRPr="00E9276B">
        <w:t xml:space="preserve">Die Monitoring Funktionen der Raumluft sowie die automatisierten E-Mail-Benachrichtigungen dienen vor allem dazu, die Anzahl der Brandopfer </w:t>
      </w:r>
      <w:r w:rsidR="005A70B5" w:rsidRPr="00E9276B">
        <w:t xml:space="preserve">sowie die hohen Sachschäden </w:t>
      </w:r>
      <w:r w:rsidRPr="00E9276B">
        <w:t>zu reduzieren.</w:t>
      </w:r>
    </w:p>
    <w:p w14:paraId="11EB9F54" w14:textId="0819BE1E" w:rsidR="00386A2D" w:rsidRPr="00E9276B" w:rsidRDefault="005A70B5" w:rsidP="00386A2D">
      <w:r w:rsidRPr="00E9276B">
        <w:t>Überdies</w:t>
      </w:r>
      <w:r w:rsidR="00386A2D" w:rsidRPr="00E9276B">
        <w:t xml:space="preserve"> soll das Dashboard Aufschluss geben, wie die aktuelle Raumluft zusammengesetzt ist, um dadurch abzuleiten, wann beispielsweise gelüftet werden sollte. Somit soll der </w:t>
      </w:r>
      <w:r w:rsidR="00386A2D" w:rsidRPr="00E9276B">
        <w:rPr>
          <w:i/>
          <w:iCs/>
        </w:rPr>
        <w:t xml:space="preserve">Smart Smoke </w:t>
      </w:r>
      <w:proofErr w:type="spellStart"/>
      <w:r w:rsidR="00386A2D" w:rsidRPr="00E9276B">
        <w:rPr>
          <w:i/>
          <w:iCs/>
        </w:rPr>
        <w:t>Detector</w:t>
      </w:r>
      <w:proofErr w:type="spellEnd"/>
      <w:r w:rsidR="00386A2D" w:rsidRPr="00E9276B">
        <w:t xml:space="preserve"> für eine Gesunde Raumluft sorgen</w:t>
      </w:r>
      <w:r w:rsidRPr="00E9276B">
        <w:t xml:space="preserve"> und neben </w:t>
      </w:r>
      <w:r w:rsidR="00A835BC" w:rsidRPr="00E9276B">
        <w:t>dem Reduzieren</w:t>
      </w:r>
      <w:r w:rsidRPr="00E9276B">
        <w:t xml:space="preserve"> der Brandopferzahl die Gesundheit der Bewohner fördern.</w:t>
      </w:r>
    </w:p>
    <w:p w14:paraId="174C22F3" w14:textId="7ED2E3AC" w:rsidR="00386A2D" w:rsidRPr="00E9276B" w:rsidRDefault="00A835BC" w:rsidP="00386A2D">
      <w:r w:rsidRPr="00E9276B">
        <w:t xml:space="preserve">Der in diesem Projekt entwickelten Smart Smoke </w:t>
      </w:r>
      <w:proofErr w:type="spellStart"/>
      <w:r w:rsidRPr="00E9276B">
        <w:t>Detector</w:t>
      </w:r>
      <w:proofErr w:type="spellEnd"/>
      <w:r w:rsidRPr="00E9276B">
        <w:t xml:space="preserve"> weist zahlreiche Vorteile auf</w:t>
      </w:r>
      <w:r w:rsidR="00FC027E" w:rsidRPr="00E9276B">
        <w:t>. Die Funktion dieses optimierten Rauchmelders konnten wir letztendlich mit dem Bau unseren Prototypen nachweisen.</w:t>
      </w:r>
    </w:p>
    <w:p w14:paraId="484B276C" w14:textId="739AFE64" w:rsidR="00065945" w:rsidRPr="00E9276B" w:rsidRDefault="00065945">
      <w:pPr>
        <w:spacing w:line="259" w:lineRule="auto"/>
        <w:jc w:val="left"/>
        <w:rPr>
          <w:lang w:eastAsia="de-DE"/>
        </w:rPr>
      </w:pPr>
      <w:r w:rsidRPr="00E9276B">
        <w:rPr>
          <w:lang w:eastAsia="de-DE"/>
        </w:rPr>
        <w:br w:type="page"/>
      </w:r>
    </w:p>
    <w:p w14:paraId="5E3AA050" w14:textId="01783F8B" w:rsidR="0095630D" w:rsidRPr="00E9276B" w:rsidRDefault="00054308" w:rsidP="0095630D">
      <w:pPr>
        <w:pStyle w:val="berschrift1"/>
      </w:pPr>
      <w:bookmarkStart w:id="53" w:name="_Toc73274664"/>
      <w:r w:rsidRPr="00E9276B">
        <w:lastRenderedPageBreak/>
        <w:t>7</w:t>
      </w:r>
      <w:r w:rsidR="0095630D" w:rsidRPr="00E9276B">
        <w:t xml:space="preserve"> Ausblick</w:t>
      </w:r>
      <w:bookmarkEnd w:id="53"/>
    </w:p>
    <w:p w14:paraId="44E264CF" w14:textId="2E7D47D3" w:rsidR="002521EF" w:rsidRPr="00E9276B" w:rsidRDefault="002521EF" w:rsidP="00386A2D">
      <w:r w:rsidRPr="00E9276B">
        <w:t xml:space="preserve">Der </w:t>
      </w:r>
      <w:r w:rsidR="00C25750" w:rsidRPr="00E9276B">
        <w:t>in</w:t>
      </w:r>
      <w:r w:rsidRPr="00E9276B">
        <w:t xml:space="preserve"> </w:t>
      </w:r>
      <w:r w:rsidR="00C25750" w:rsidRPr="00E9276B">
        <w:t>diesem Projekt</w:t>
      </w:r>
      <w:r w:rsidRPr="00E9276B">
        <w:t xml:space="preserve"> entwickelte Smart Smoke </w:t>
      </w:r>
      <w:proofErr w:type="spellStart"/>
      <w:r w:rsidRPr="00E9276B">
        <w:t>Detector</w:t>
      </w:r>
      <w:proofErr w:type="spellEnd"/>
      <w:r w:rsidRPr="00E9276B">
        <w:t xml:space="preserve"> bietet zahlreiche Vorteile gegenüber den üblichen Rauchmelder</w:t>
      </w:r>
      <w:r w:rsidR="00C25750" w:rsidRPr="00E9276B">
        <w:t xml:space="preserve">n. Jedoch ist an dieser Stelle noch nicht das Ende der Fahnenstange erreicht. In diesem Kapitel wird ein Ausblick, über weitere Möglichkeiten den Smart Smoke </w:t>
      </w:r>
      <w:proofErr w:type="spellStart"/>
      <w:r w:rsidR="00C25750" w:rsidRPr="00E9276B">
        <w:t>Detector</w:t>
      </w:r>
      <w:proofErr w:type="spellEnd"/>
      <w:r w:rsidR="00C25750" w:rsidRPr="00E9276B">
        <w:t xml:space="preserve"> mittels neuer Funktionen, Aktoren oder Sensoren zu erweitern, gegeben.</w:t>
      </w:r>
    </w:p>
    <w:p w14:paraId="17394358" w14:textId="6158555A" w:rsidR="00C25750" w:rsidRPr="00E9276B" w:rsidRDefault="00D97B5A" w:rsidP="00AE3D25">
      <w:pPr>
        <w:pStyle w:val="berschrift2"/>
      </w:pPr>
      <w:bookmarkStart w:id="54" w:name="_Toc73274665"/>
      <w:r w:rsidRPr="00E9276B">
        <w:t>7.1 Einbruch Sicherheit</w:t>
      </w:r>
      <w:bookmarkEnd w:id="54"/>
    </w:p>
    <w:p w14:paraId="14CF4420" w14:textId="597D4EC6" w:rsidR="00AE3D25" w:rsidRPr="00E9276B" w:rsidRDefault="00B2234A" w:rsidP="00AE3D25">
      <w:r w:rsidRPr="00E9276B">
        <w:t xml:space="preserve">Am Smart Smoke </w:t>
      </w:r>
      <w:proofErr w:type="spellStart"/>
      <w:r w:rsidRPr="00E9276B">
        <w:t>Detector</w:t>
      </w:r>
      <w:proofErr w:type="spellEnd"/>
      <w:r w:rsidRPr="00E9276B">
        <w:t xml:space="preserve"> könnte ein Bewegungssensor angebracht werden, der beim Verlassen der Wohnung aktiviert wird. Hierdurch würde der Bewegungssensor im Falle eines Einbruchs ein Signal weiterleiten und es würde direkt ein Alarmsignal ertönen. Außerdem könnte der Besitzer direkt per E-Mail benachrichtigt werden, dass bei ihm eingebrochen wird.</w:t>
      </w:r>
    </w:p>
    <w:p w14:paraId="60462EC6" w14:textId="77777777" w:rsidR="00AE3D25" w:rsidRPr="00E9276B" w:rsidRDefault="00AE3D25" w:rsidP="00AE3D25"/>
    <w:p w14:paraId="0868AF45" w14:textId="6E753EB6" w:rsidR="00D97B5A" w:rsidRPr="00E9276B" w:rsidRDefault="00D97B5A" w:rsidP="00AE3D25">
      <w:pPr>
        <w:pStyle w:val="berschrift2"/>
      </w:pPr>
      <w:bookmarkStart w:id="55" w:name="_Toc73274666"/>
      <w:r w:rsidRPr="00E9276B">
        <w:t>7.2 Übermittlung Gebäudedaten</w:t>
      </w:r>
      <w:bookmarkEnd w:id="55"/>
    </w:p>
    <w:p w14:paraId="242873F8" w14:textId="3A8BADFC" w:rsidR="00B2234A" w:rsidRPr="00E9276B" w:rsidRDefault="00B2234A" w:rsidP="00B2234A">
      <w:r w:rsidRPr="00E9276B">
        <w:t>Genaue 3D-Modelle des Hauses bzw. der Wohnung könnten in der Datenbank gespeichert werden. Somit könnten diese Information im Falle eines Brandes an die Feuerwehr weitergeleitet werden. Dadurch könnte sich die Feuerwehr während der Fahrt zum Brandort auf das Brandobjekt vorbereiten und zielgerichtet das Brandobjekt löschen.</w:t>
      </w:r>
    </w:p>
    <w:p w14:paraId="6408FA68" w14:textId="77777777" w:rsidR="00AE3D25" w:rsidRPr="00E9276B" w:rsidRDefault="00AE3D25" w:rsidP="00AE3D25"/>
    <w:p w14:paraId="53252A98" w14:textId="48728FF2" w:rsidR="00D97B5A" w:rsidRPr="00E9276B" w:rsidRDefault="00D97B5A" w:rsidP="00AE3D25">
      <w:pPr>
        <w:pStyle w:val="berschrift2"/>
      </w:pPr>
      <w:bookmarkStart w:id="56" w:name="_Toc73274667"/>
      <w:r w:rsidRPr="00E9276B">
        <w:t>7.3 Gesamtheitliche Luftüberwachung</w:t>
      </w:r>
      <w:r w:rsidR="00AE3D25" w:rsidRPr="00E9276B">
        <w:t xml:space="preserve"> und -steuerung</w:t>
      </w:r>
      <w:bookmarkEnd w:id="56"/>
    </w:p>
    <w:p w14:paraId="0C537887" w14:textId="21A320CD" w:rsidR="00AE3D25" w:rsidRPr="00E9276B" w:rsidRDefault="00AE3D25" w:rsidP="00AE3D25">
      <w:r w:rsidRPr="00E9276B">
        <w:t xml:space="preserve">Für die Zukunft könnten Aktoren an den Fenstern angebracht werden, die ein automatisches Lüften durch das Öffnen und Schließen ermöglichen. Dadurch könnte ein gesundheitsfördernder CO2-Gehalt im Raum mittels Steuerung und Regelung nahezu konstant gehalten werden. Dies könnte zu einer Verbesserung der </w:t>
      </w:r>
      <w:r w:rsidR="00B2234A" w:rsidRPr="00E9276B">
        <w:t>Gesundheit,</w:t>
      </w:r>
      <w:r w:rsidRPr="00E9276B">
        <w:t xml:space="preserve"> der sich im Raum befindende</w:t>
      </w:r>
      <w:r w:rsidR="00B2234A" w:rsidRPr="00E9276B">
        <w:t>n</w:t>
      </w:r>
      <w:r w:rsidRPr="00E9276B">
        <w:t xml:space="preserve"> Personen </w:t>
      </w:r>
      <w:r w:rsidR="00B2234A" w:rsidRPr="00E9276B">
        <w:t>führen</w:t>
      </w:r>
      <w:r w:rsidRPr="00E9276B">
        <w:t>. Zusätzlich könnte ein Luftfeuchtigkeitssensor verwendet werden</w:t>
      </w:r>
      <w:r w:rsidR="00B2234A" w:rsidRPr="00E9276B">
        <w:t>,</w:t>
      </w:r>
      <w:r w:rsidRPr="00E9276B">
        <w:t xml:space="preserve"> um eine ganzheitliche Luftqualität messen zu können.</w:t>
      </w:r>
    </w:p>
    <w:p w14:paraId="047232FD" w14:textId="77777777" w:rsidR="00AE3D25" w:rsidRPr="00E9276B" w:rsidRDefault="00AE3D25" w:rsidP="00AE3D25"/>
    <w:p w14:paraId="37054427" w14:textId="2C1AB867" w:rsidR="00D97B5A" w:rsidRPr="00E9276B" w:rsidRDefault="00D97B5A" w:rsidP="00AE3D25">
      <w:pPr>
        <w:pStyle w:val="berschrift2"/>
      </w:pPr>
      <w:bookmarkStart w:id="57" w:name="_Toc73274668"/>
      <w:r w:rsidRPr="00E9276B">
        <w:t>7.4 Monitoring von Personenzahl</w:t>
      </w:r>
      <w:bookmarkEnd w:id="57"/>
    </w:p>
    <w:p w14:paraId="2EAE2CED" w14:textId="143D7385" w:rsidR="00AD7E87" w:rsidRPr="00E9276B" w:rsidRDefault="00386A2D" w:rsidP="00B00189">
      <w:r w:rsidRPr="00E9276B">
        <w:t>Ein Monitoring der Personenanzahl in den Räumlichkeiten ist ebenso denkbar, damit die Feuerwehr vor Ort weiß, wie viele Personen sich in welchem Raum des Brandobjekts befinden und zielgerichtet eine Rettung durchführen können. Dies ist eine Möglichkeit zu verhindern, dass Feuerwehrleute ihr eigenes Leben nur dann aufs Spiel setzten, wenn Sie wissen, dass sich noch Personen im Gebäude befinden.</w:t>
      </w:r>
      <w:r w:rsidR="00AD7E87" w:rsidRPr="00E9276B">
        <w:rPr>
          <w:lang w:eastAsia="de-DE"/>
        </w:rPr>
        <w:br w:type="page"/>
      </w:r>
    </w:p>
    <w:bookmarkStart w:id="58" w:name="_Toc73274669" w:displacedByCustomXml="next"/>
    <w:sdt>
      <w:sdtPr>
        <w:rPr>
          <w:rFonts w:eastAsiaTheme="minorHAnsi" w:cstheme="minorBidi"/>
          <w:color w:val="auto"/>
          <w:sz w:val="24"/>
          <w:szCs w:val="22"/>
          <w:lang w:eastAsia="en-US"/>
        </w:rPr>
        <w:id w:val="772512453"/>
        <w:docPartObj>
          <w:docPartGallery w:val="Bibliographies"/>
          <w:docPartUnique/>
        </w:docPartObj>
      </w:sdtPr>
      <w:sdtEndPr/>
      <w:sdtContent>
        <w:p w14:paraId="0B027F64" w14:textId="57313D32" w:rsidR="00301147" w:rsidRPr="00E9276B" w:rsidRDefault="00301147">
          <w:pPr>
            <w:pStyle w:val="berschrift1"/>
          </w:pPr>
          <w:r w:rsidRPr="00E9276B">
            <w:t>Literaturverzeichnis</w:t>
          </w:r>
          <w:bookmarkEnd w:id="58"/>
        </w:p>
        <w:sdt>
          <w:sdtPr>
            <w:id w:val="111145805"/>
            <w:bibliography/>
          </w:sdtPr>
          <w:sdtEndPr/>
          <w:sdtContent>
            <w:p w14:paraId="0BBA6110" w14:textId="77777777" w:rsidR="008F5EA6" w:rsidRPr="00E9276B" w:rsidRDefault="00301147" w:rsidP="008F5EA6">
              <w:pPr>
                <w:pStyle w:val="Literaturverzeichnis"/>
                <w:rPr>
                  <w:noProof/>
                  <w:szCs w:val="24"/>
                </w:rPr>
              </w:pPr>
              <w:r w:rsidRPr="00E9276B">
                <w:fldChar w:fldCharType="begin"/>
              </w:r>
              <w:r w:rsidRPr="00E9276B">
                <w:instrText>BIBLIOGRAPHY</w:instrText>
              </w:r>
              <w:r w:rsidRPr="00E9276B">
                <w:fldChar w:fldCharType="separate"/>
              </w:r>
              <w:r w:rsidR="008F5EA6" w:rsidRPr="00E9276B">
                <w:rPr>
                  <w:b/>
                  <w:bCs/>
                  <w:noProof/>
                </w:rPr>
                <w:t>Beazley, David M. 2001.</w:t>
              </w:r>
              <w:r w:rsidR="008F5EA6" w:rsidRPr="00E9276B">
                <w:rPr>
                  <w:noProof/>
                </w:rPr>
                <w:t xml:space="preserve"> </w:t>
              </w:r>
              <w:r w:rsidR="008F5EA6" w:rsidRPr="00E9276B">
                <w:rPr>
                  <w:i/>
                  <w:iCs/>
                  <w:noProof/>
                </w:rPr>
                <w:t xml:space="preserve">Python Referenz Standard-Bibliothek und Erweiterungen. </w:t>
              </w:r>
              <w:r w:rsidR="008F5EA6" w:rsidRPr="00E9276B">
                <w:rPr>
                  <w:noProof/>
                </w:rPr>
                <w:t>s.l. : Markt+Technik, 2001. ISBN: 978-3-8272-5959-2.</w:t>
              </w:r>
            </w:p>
            <w:p w14:paraId="082A60A2" w14:textId="77777777" w:rsidR="008F5EA6" w:rsidRPr="00E9276B" w:rsidRDefault="008F5EA6" w:rsidP="008F5EA6">
              <w:pPr>
                <w:pStyle w:val="Literaturverzeichnis"/>
                <w:rPr>
                  <w:noProof/>
                </w:rPr>
              </w:pPr>
              <w:r w:rsidRPr="00E9276B">
                <w:rPr>
                  <w:b/>
                  <w:bCs/>
                  <w:noProof/>
                </w:rPr>
                <w:t>Donges, Jörn. 2021.</w:t>
              </w:r>
              <w:r w:rsidRPr="00E9276B">
                <w:rPr>
                  <w:noProof/>
                </w:rPr>
                <w:t xml:space="preserve"> </w:t>
              </w:r>
              <w:r w:rsidRPr="00E9276B">
                <w:rPr>
                  <w:i/>
                  <w:iCs/>
                  <w:noProof/>
                </w:rPr>
                <w:t xml:space="preserve">Mach was mit Python &amp; Raspberry Pi! </w:t>
              </w:r>
              <w:r w:rsidRPr="00E9276B">
                <w:rPr>
                  <w:noProof/>
                </w:rPr>
                <w:t>s.l. : Carl Hanser Verlag GmbH &amp; Co. KG, 2021. ISBN 3446461507.</w:t>
              </w:r>
            </w:p>
            <w:p w14:paraId="5CC9D4B5" w14:textId="77777777" w:rsidR="008F5EA6" w:rsidRPr="00E9276B" w:rsidRDefault="008F5EA6" w:rsidP="008F5EA6">
              <w:pPr>
                <w:pStyle w:val="Literaturverzeichnis"/>
                <w:rPr>
                  <w:noProof/>
                </w:rPr>
              </w:pPr>
              <w:r w:rsidRPr="00E9276B">
                <w:rPr>
                  <w:b/>
                  <w:bCs/>
                  <w:noProof/>
                </w:rPr>
                <w:t>Hofmann, Dennis Maximilian. 2017.</w:t>
              </w:r>
              <w:r w:rsidRPr="00E9276B">
                <w:rPr>
                  <w:noProof/>
                </w:rPr>
                <w:t xml:space="preserve"> </w:t>
              </w:r>
              <w:r w:rsidRPr="00E9276B">
                <w:rPr>
                  <w:i/>
                  <w:iCs/>
                  <w:noProof/>
                </w:rPr>
                <w:t xml:space="preserve">Analyse und Evaluation von NoSQL- Datenbanken im Verhältnis zu relationalen Datenbanken anhand von Benchmarktests. </w:t>
              </w:r>
              <w:r w:rsidRPr="00E9276B">
                <w:rPr>
                  <w:noProof/>
                </w:rPr>
                <w:t>[Masterarbeit] Halle (Saale) : s.n., 2017.</w:t>
              </w:r>
            </w:p>
            <w:p w14:paraId="45F203E3" w14:textId="77777777" w:rsidR="008F5EA6" w:rsidRPr="00E9276B" w:rsidRDefault="008F5EA6" w:rsidP="008F5EA6">
              <w:pPr>
                <w:pStyle w:val="Literaturverzeichnis"/>
                <w:rPr>
                  <w:noProof/>
                </w:rPr>
              </w:pPr>
              <w:r w:rsidRPr="00E9276B">
                <w:rPr>
                  <w:b/>
                  <w:bCs/>
                  <w:noProof/>
                </w:rPr>
                <w:t>Horeyseck, Malte. 2021.</w:t>
              </w:r>
              <w:r w:rsidRPr="00E9276B">
                <w:rPr>
                  <w:noProof/>
                </w:rPr>
                <w:t xml:space="preserve"> </w:t>
              </w:r>
              <w:r w:rsidRPr="00E9276B">
                <w:rPr>
                  <w:i/>
                  <w:iCs/>
                  <w:noProof/>
                </w:rPr>
                <w:t xml:space="preserve">Bedienungsanleitung MQ-2. </w:t>
              </w:r>
              <w:r w:rsidRPr="00E9276B">
                <w:rPr>
                  <w:noProof/>
                </w:rPr>
                <w:t>[EBook] 2021.</w:t>
              </w:r>
            </w:p>
            <w:p w14:paraId="708BF706" w14:textId="77777777" w:rsidR="008F5EA6" w:rsidRPr="00E9276B" w:rsidRDefault="008F5EA6" w:rsidP="008F5EA6">
              <w:pPr>
                <w:pStyle w:val="Literaturverzeichnis"/>
                <w:rPr>
                  <w:noProof/>
                </w:rPr>
              </w:pPr>
              <w:r w:rsidRPr="00E9276B">
                <w:rPr>
                  <w:b/>
                  <w:bCs/>
                  <w:noProof/>
                </w:rPr>
                <w:t>LBO. 2021.</w:t>
              </w:r>
              <w:r w:rsidRPr="00E9276B">
                <w:rPr>
                  <w:noProof/>
                </w:rPr>
                <w:t xml:space="preserve"> §15 Abs. Landesbauordnung für Baden-Württemberg. 2021.</w:t>
              </w:r>
            </w:p>
            <w:p w14:paraId="4490A009" w14:textId="77777777" w:rsidR="008F5EA6" w:rsidRPr="00E9276B" w:rsidRDefault="008F5EA6" w:rsidP="008F5EA6">
              <w:pPr>
                <w:pStyle w:val="Literaturverzeichnis"/>
                <w:rPr>
                  <w:noProof/>
                </w:rPr>
              </w:pPr>
              <w:r w:rsidRPr="00E9276B">
                <w:rPr>
                  <w:b/>
                  <w:bCs/>
                  <w:noProof/>
                </w:rPr>
                <w:t>MariaDB.</w:t>
              </w:r>
              <w:r w:rsidRPr="00E9276B">
                <w:rPr>
                  <w:noProof/>
                </w:rPr>
                <w:t xml:space="preserve"> mariadb.org. [Online] [Zitat vom: 27. Mai 2021.] https://mariadb.org/.</w:t>
              </w:r>
            </w:p>
            <w:p w14:paraId="7B5840AC" w14:textId="77777777" w:rsidR="008F5EA6" w:rsidRPr="00E9276B" w:rsidRDefault="008F5EA6" w:rsidP="008F5EA6">
              <w:pPr>
                <w:pStyle w:val="Literaturverzeichnis"/>
                <w:rPr>
                  <w:noProof/>
                </w:rPr>
              </w:pPr>
              <w:r w:rsidRPr="00E9276B">
                <w:rPr>
                  <w:b/>
                  <w:bCs/>
                  <w:noProof/>
                </w:rPr>
                <w:t>Natt, Oliver. 2020.</w:t>
              </w:r>
              <w:r w:rsidRPr="00E9276B">
                <w:rPr>
                  <w:noProof/>
                </w:rPr>
                <w:t xml:space="preserve"> </w:t>
              </w:r>
              <w:r w:rsidRPr="00E9276B">
                <w:rPr>
                  <w:i/>
                  <w:iCs/>
                  <w:noProof/>
                </w:rPr>
                <w:t xml:space="preserve">Physik mit Python. </w:t>
              </w:r>
              <w:r w:rsidRPr="00E9276B">
                <w:rPr>
                  <w:noProof/>
                </w:rPr>
                <w:t>Springer Verlag : Heidelberg, 2020. eBook ISBN 978-3-662-61273-6.</w:t>
              </w:r>
            </w:p>
            <w:p w14:paraId="03B60AA9" w14:textId="77777777" w:rsidR="008F5EA6" w:rsidRPr="00E9276B" w:rsidRDefault="008F5EA6" w:rsidP="008F5EA6">
              <w:pPr>
                <w:pStyle w:val="Literaturverzeichnis"/>
                <w:rPr>
                  <w:noProof/>
                </w:rPr>
              </w:pPr>
              <w:r w:rsidRPr="00E9276B">
                <w:rPr>
                  <w:b/>
                  <w:bCs/>
                  <w:noProof/>
                  <w:lang w:val="en-US"/>
                </w:rPr>
                <w:t xml:space="preserve">Richardson, Matt und Wallace, Shawn. </w:t>
              </w:r>
              <w:r w:rsidRPr="00E9276B">
                <w:rPr>
                  <w:b/>
                  <w:bCs/>
                  <w:noProof/>
                </w:rPr>
                <w:t>2015.</w:t>
              </w:r>
              <w:r w:rsidRPr="00E9276B">
                <w:rPr>
                  <w:noProof/>
                </w:rPr>
                <w:t xml:space="preserve"> </w:t>
              </w:r>
              <w:r w:rsidRPr="00E9276B">
                <w:rPr>
                  <w:i/>
                  <w:iCs/>
                  <w:noProof/>
                </w:rPr>
                <w:t xml:space="preserve">Raspberry Pi für Einsteiger. </w:t>
              </w:r>
              <w:r w:rsidRPr="00E9276B">
                <w:rPr>
                  <w:noProof/>
                </w:rPr>
                <w:t>s.l. : O'Reilly Media, 2015. ISBN 9783955619947.</w:t>
              </w:r>
            </w:p>
            <w:p w14:paraId="79C3B8C0" w14:textId="77777777" w:rsidR="008F5EA6" w:rsidRPr="00E9276B" w:rsidRDefault="008F5EA6" w:rsidP="008F5EA6">
              <w:pPr>
                <w:pStyle w:val="Literaturverzeichnis"/>
                <w:rPr>
                  <w:noProof/>
                </w:rPr>
              </w:pPr>
              <w:r w:rsidRPr="00E9276B">
                <w:rPr>
                  <w:b/>
                  <w:bCs/>
                  <w:noProof/>
                </w:rPr>
                <w:t>Rudnicka, J. 2020.</w:t>
              </w:r>
              <w:r w:rsidRPr="00E9276B">
                <w:rPr>
                  <w:noProof/>
                </w:rPr>
                <w:t xml:space="preserve"> Statista. [Online] 2020. [Zitat vom: 21. 05 2021.] https://de.statista.com/statistik/daten/studie/757013/umfrage/brandtote-in-deutschland/.</w:t>
              </w:r>
            </w:p>
            <w:p w14:paraId="6493A944" w14:textId="77777777" w:rsidR="008F5EA6" w:rsidRPr="00E9276B" w:rsidRDefault="008F5EA6" w:rsidP="008F5EA6">
              <w:pPr>
                <w:pStyle w:val="Literaturverzeichnis"/>
                <w:rPr>
                  <w:noProof/>
                </w:rPr>
              </w:pPr>
              <w:r w:rsidRPr="00E9276B">
                <w:rPr>
                  <w:b/>
                  <w:bCs/>
                  <w:noProof/>
                </w:rPr>
                <w:t>Ströder, Michael. 1999.</w:t>
              </w:r>
              <w:r w:rsidRPr="00E9276B">
                <w:rPr>
                  <w:noProof/>
                </w:rPr>
                <w:t xml:space="preserve"> </w:t>
              </w:r>
              <w:r w:rsidRPr="00E9276B">
                <w:rPr>
                  <w:i/>
                  <w:iCs/>
                  <w:noProof/>
                </w:rPr>
                <w:t xml:space="preserve">Einführung kryptographischer Techniken zur gesicherten Nutzung des Internet bei der Propack Data GmbH. </w:t>
              </w:r>
              <w:r w:rsidRPr="00E9276B">
                <w:rPr>
                  <w:noProof/>
                </w:rPr>
                <w:t>[Diplomarbeit] Karlsruhe : s.n., 1999.</w:t>
              </w:r>
            </w:p>
            <w:p w14:paraId="0FD177F0" w14:textId="77777777" w:rsidR="008F5EA6" w:rsidRPr="00E9276B" w:rsidRDefault="008F5EA6" w:rsidP="008F5EA6">
              <w:pPr>
                <w:pStyle w:val="Literaturverzeichnis"/>
                <w:rPr>
                  <w:noProof/>
                </w:rPr>
              </w:pPr>
              <w:r w:rsidRPr="00E9276B">
                <w:rPr>
                  <w:b/>
                  <w:bCs/>
                  <w:noProof/>
                </w:rPr>
                <w:t>Zeigermann, Oliver. 2014.</w:t>
              </w:r>
              <w:r w:rsidRPr="00E9276B">
                <w:rPr>
                  <w:noProof/>
                </w:rPr>
                <w:t xml:space="preserve"> </w:t>
              </w:r>
              <w:r w:rsidRPr="00E9276B">
                <w:rPr>
                  <w:i/>
                  <w:iCs/>
                  <w:noProof/>
                </w:rPr>
                <w:t xml:space="preserve">Machine Learning kurz und gut. </w:t>
              </w:r>
              <w:r w:rsidRPr="00E9276B">
                <w:rPr>
                  <w:noProof/>
                </w:rPr>
                <w:t>Heidelberg : dpunkt Verlag, 2014. ISBN: 987 3 96010 511 4 .</w:t>
              </w:r>
            </w:p>
            <w:p w14:paraId="79DDE36F" w14:textId="018B470C" w:rsidR="00301147" w:rsidRPr="00E9276B" w:rsidRDefault="00301147" w:rsidP="008F5EA6">
              <w:r w:rsidRPr="00E9276B">
                <w:rPr>
                  <w:b/>
                  <w:bCs/>
                </w:rPr>
                <w:fldChar w:fldCharType="end"/>
              </w:r>
            </w:p>
          </w:sdtContent>
        </w:sdt>
      </w:sdtContent>
    </w:sdt>
    <w:p w14:paraId="01CFC618" w14:textId="77777777" w:rsidR="00AD7E87" w:rsidRPr="00E9276B" w:rsidRDefault="00AD7E87" w:rsidP="003A0BA9">
      <w:pPr>
        <w:rPr>
          <w:lang w:eastAsia="de-DE"/>
        </w:rPr>
      </w:pPr>
    </w:p>
    <w:p w14:paraId="3BBA17AD" w14:textId="5FCAC986" w:rsidR="003A0BA9" w:rsidRPr="00E9276B" w:rsidRDefault="008F5EA6" w:rsidP="003A0BA9">
      <w:pPr>
        <w:rPr>
          <w:color w:val="FF0000"/>
        </w:rPr>
      </w:pPr>
      <w:r w:rsidRPr="00E9276B">
        <w:rPr>
          <w:color w:val="FF0000"/>
        </w:rPr>
        <w:t>B</w:t>
      </w:r>
      <w:r w:rsidR="00B97E65" w:rsidRPr="00E9276B">
        <w:rPr>
          <w:color w:val="FF0000"/>
        </w:rPr>
        <w:t>EHNEN SIND QUELLEN VERY WICHTIG</w:t>
      </w:r>
      <w:r w:rsidR="002E41BC" w:rsidRPr="00E9276B">
        <w:rPr>
          <w:color w:val="FF0000"/>
        </w:rPr>
        <w:t>, WISSENSCHATLICH KORREKT ZITIEREN</w:t>
      </w:r>
      <w:r w:rsidR="00BF28EF" w:rsidRPr="00E9276B">
        <w:rPr>
          <w:color w:val="FF0000"/>
        </w:rPr>
        <w:t xml:space="preserve"> </w:t>
      </w:r>
    </w:p>
    <w:p w14:paraId="4E5D1AC5" w14:textId="1F819B69" w:rsidR="00BF28EF" w:rsidRPr="00E9276B" w:rsidRDefault="00BF28EF" w:rsidP="003A0BA9">
      <w:pPr>
        <w:rPr>
          <w:color w:val="FF0000"/>
        </w:rPr>
        <w:sectPr w:rsidR="00BF28EF" w:rsidRPr="00E9276B" w:rsidSect="001A7F24">
          <w:pgSz w:w="11906" w:h="16838"/>
          <w:pgMar w:top="1417" w:right="1417" w:bottom="1134" w:left="1417" w:header="708" w:footer="708" w:gutter="0"/>
          <w:pgNumType w:start="1"/>
          <w:cols w:space="708"/>
          <w:titlePg/>
          <w:docGrid w:linePitch="360"/>
        </w:sectPr>
      </w:pPr>
      <w:r w:rsidRPr="00E9276B">
        <w:rPr>
          <w:color w:val="FF0000"/>
        </w:rPr>
        <w:t>Also nicht einfach Websites zitieren</w:t>
      </w:r>
    </w:p>
    <w:p w14:paraId="7979E830" w14:textId="3FC803EF" w:rsidR="00A96F72" w:rsidRPr="00E9276B" w:rsidRDefault="00E44B7C" w:rsidP="007F2E0B">
      <w:pPr>
        <w:pStyle w:val="berschrift1"/>
      </w:pPr>
      <w:bookmarkStart w:id="59" w:name="_Toc73274670"/>
      <w:r w:rsidRPr="00E9276B">
        <w:lastRenderedPageBreak/>
        <w:t>Anhang</w:t>
      </w:r>
      <w:bookmarkEnd w:id="59"/>
    </w:p>
    <w:p w14:paraId="6A3900AB" w14:textId="73DDD8DB" w:rsidR="00C5571C" w:rsidRPr="00E9276B" w:rsidRDefault="00EC3CB6" w:rsidP="00EB0534">
      <w:pPr>
        <w:pStyle w:val="berschrift2"/>
        <w:rPr>
          <w:lang w:eastAsia="de-DE"/>
        </w:rPr>
      </w:pPr>
      <w:bookmarkStart w:id="60" w:name="_Toc73274671"/>
      <w:r w:rsidRPr="00E9276B">
        <w:rPr>
          <w:lang w:eastAsia="de-DE"/>
        </w:rPr>
        <w:t xml:space="preserve">A.1 </w:t>
      </w:r>
      <w:r w:rsidR="00A4565A" w:rsidRPr="00E9276B">
        <w:rPr>
          <w:lang w:eastAsia="de-DE"/>
        </w:rPr>
        <w:t>Raspberry Pi 3 B+</w:t>
      </w:r>
      <w:bookmarkEnd w:id="60"/>
    </w:p>
    <w:p w14:paraId="1AA429DC" w14:textId="19F09453" w:rsidR="00EB0534" w:rsidRPr="00EB0534" w:rsidRDefault="001166C5" w:rsidP="00EB0534">
      <w:pPr>
        <w:rPr>
          <w:lang w:eastAsia="de-DE"/>
        </w:rPr>
      </w:pPr>
      <w:r w:rsidRPr="00E9276B">
        <w:rPr>
          <w:noProof/>
        </w:rPr>
        <w:drawing>
          <wp:inline distT="0" distB="0" distL="0" distR="0" wp14:anchorId="3D770081" wp14:editId="3ADBDC87">
            <wp:extent cx="5762270" cy="7844588"/>
            <wp:effectExtent l="0" t="0" r="0" b="444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3">
                      <a:extLst>
                        <a:ext uri="{28A0092B-C50C-407E-A947-70E740481C1C}">
                          <a14:useLocalDpi xmlns:a14="http://schemas.microsoft.com/office/drawing/2010/main" val="0"/>
                        </a:ext>
                      </a:extLst>
                    </a:blip>
                    <a:stretch>
                      <a:fillRect/>
                    </a:stretch>
                  </pic:blipFill>
                  <pic:spPr>
                    <a:xfrm>
                      <a:off x="0" y="0"/>
                      <a:ext cx="5762270" cy="7844588"/>
                    </a:xfrm>
                    <a:prstGeom prst="rect">
                      <a:avLst/>
                    </a:prstGeom>
                  </pic:spPr>
                </pic:pic>
              </a:graphicData>
            </a:graphic>
          </wp:inline>
        </w:drawing>
      </w:r>
    </w:p>
    <w:p w14:paraId="483EA1AC" w14:textId="77777777" w:rsidR="006F70D0" w:rsidRPr="00E44B7C" w:rsidRDefault="006F70D0" w:rsidP="00E44B7C">
      <w:pPr>
        <w:rPr>
          <w:lang w:eastAsia="de-DE"/>
        </w:rPr>
      </w:pPr>
    </w:p>
    <w:sectPr w:rsidR="006F70D0" w:rsidRPr="00E44B7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765CA" w14:textId="77777777" w:rsidR="00A74F22" w:rsidRDefault="00A74F22" w:rsidP="003A54A2">
      <w:pPr>
        <w:spacing w:after="0" w:line="240" w:lineRule="auto"/>
      </w:pPr>
      <w:r>
        <w:separator/>
      </w:r>
    </w:p>
  </w:endnote>
  <w:endnote w:type="continuationSeparator" w:id="0">
    <w:p w14:paraId="0CC8F289" w14:textId="77777777" w:rsidR="00A74F22" w:rsidRDefault="00A74F22" w:rsidP="003A54A2">
      <w:pPr>
        <w:spacing w:after="0" w:line="240" w:lineRule="auto"/>
      </w:pPr>
      <w:r>
        <w:continuationSeparator/>
      </w:r>
    </w:p>
  </w:endnote>
  <w:endnote w:type="continuationNotice" w:id="1">
    <w:p w14:paraId="558068E5" w14:textId="77777777" w:rsidR="00A74F22" w:rsidRDefault="00A74F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03014"/>
      <w:docPartObj>
        <w:docPartGallery w:val="Page Numbers (Bottom of Page)"/>
        <w:docPartUnique/>
      </w:docPartObj>
    </w:sdtPr>
    <w:sdtEndPr/>
    <w:sdtContent>
      <w:p w14:paraId="122287A2" w14:textId="69C9E968" w:rsidR="003A54A2" w:rsidRDefault="003A54A2">
        <w:pPr>
          <w:pStyle w:val="Fuzeile"/>
          <w:jc w:val="right"/>
        </w:pPr>
        <w:r>
          <w:fldChar w:fldCharType="begin"/>
        </w:r>
        <w:r>
          <w:instrText>PAGE   \* MERGEFORMAT</w:instrText>
        </w:r>
        <w:r>
          <w:fldChar w:fldCharType="separate"/>
        </w:r>
        <w:r>
          <w:t>2</w:t>
        </w:r>
        <w:r>
          <w:fldChar w:fldCharType="end"/>
        </w:r>
      </w:p>
    </w:sdtContent>
  </w:sdt>
  <w:p w14:paraId="21971BF1" w14:textId="77777777" w:rsidR="003A54A2" w:rsidRDefault="003A54A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776605012"/>
      <w:docPartObj>
        <w:docPartGallery w:val="Page Numbers (Bottom of Page)"/>
        <w:docPartUnique/>
      </w:docPartObj>
    </w:sdtPr>
    <w:sdtEndPr/>
    <w:sdtContent>
      <w:p w14:paraId="64D8D287" w14:textId="77777777" w:rsidR="003A54A2" w:rsidRPr="009C4ADB" w:rsidRDefault="003A54A2">
        <w:pPr>
          <w:pStyle w:val="Fuzeile"/>
          <w:jc w:val="right"/>
          <w:rPr>
            <w:rFonts w:cs="Times New Roman"/>
          </w:rPr>
        </w:pPr>
        <w:r w:rsidRPr="009C4ADB">
          <w:rPr>
            <w:rFonts w:cs="Times New Roman"/>
          </w:rPr>
          <w:fldChar w:fldCharType="begin"/>
        </w:r>
        <w:r w:rsidRPr="009C4ADB">
          <w:rPr>
            <w:rFonts w:cs="Times New Roman"/>
          </w:rPr>
          <w:instrText>PAGE   \* MERGEFORMAT</w:instrText>
        </w:r>
        <w:r w:rsidRPr="009C4ADB">
          <w:rPr>
            <w:rFonts w:cs="Times New Roman"/>
          </w:rPr>
          <w:fldChar w:fldCharType="separate"/>
        </w:r>
        <w:r w:rsidRPr="009C4ADB">
          <w:rPr>
            <w:rFonts w:cs="Times New Roman"/>
          </w:rPr>
          <w:t>2</w:t>
        </w:r>
        <w:r w:rsidRPr="009C4ADB">
          <w:rPr>
            <w:rFonts w:cs="Times New Roman"/>
          </w:rPr>
          <w:fldChar w:fldCharType="end"/>
        </w:r>
      </w:p>
    </w:sdtContent>
  </w:sdt>
  <w:p w14:paraId="6D117283" w14:textId="77777777" w:rsidR="003A54A2" w:rsidRDefault="003A54A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B01F2" w14:textId="77777777" w:rsidR="00A74F22" w:rsidRDefault="00A74F22" w:rsidP="003A54A2">
      <w:pPr>
        <w:spacing w:after="0" w:line="240" w:lineRule="auto"/>
      </w:pPr>
      <w:r>
        <w:separator/>
      </w:r>
    </w:p>
  </w:footnote>
  <w:footnote w:type="continuationSeparator" w:id="0">
    <w:p w14:paraId="0902FBF6" w14:textId="77777777" w:rsidR="00A74F22" w:rsidRDefault="00A74F22" w:rsidP="003A54A2">
      <w:pPr>
        <w:spacing w:after="0" w:line="240" w:lineRule="auto"/>
      </w:pPr>
      <w:r>
        <w:continuationSeparator/>
      </w:r>
    </w:p>
  </w:footnote>
  <w:footnote w:type="continuationNotice" w:id="1">
    <w:p w14:paraId="64B2E1F0" w14:textId="77777777" w:rsidR="00A74F22" w:rsidRDefault="00A74F22">
      <w:pPr>
        <w:spacing w:after="0" w:line="240" w:lineRule="auto"/>
      </w:pPr>
    </w:p>
  </w:footnote>
  <w:footnote w:id="2">
    <w:p w14:paraId="38FEE3B2" w14:textId="77777777" w:rsidR="00C2759B" w:rsidRPr="00BB1D87" w:rsidRDefault="00C2759B" w:rsidP="00C2759B">
      <w:pPr>
        <w:pStyle w:val="Funotentext"/>
      </w:pPr>
      <w:r>
        <w:rPr>
          <w:rStyle w:val="Funotenzeichen"/>
        </w:rPr>
        <w:footnoteRef/>
      </w:r>
      <w:r w:rsidRPr="00BB1D87">
        <w:t xml:space="preserve"> </w:t>
      </w:r>
      <w:sdt>
        <w:sdtPr>
          <w:id w:val="776446273"/>
          <w:citation/>
        </w:sdtPr>
        <w:sdtEndPr/>
        <w:sdtContent>
          <w:r>
            <w:fldChar w:fldCharType="begin"/>
          </w:r>
          <w:r w:rsidRPr="00BB1D87">
            <w:instrText xml:space="preserve">CITATION The21 \p "203 ff." \l 1031 </w:instrText>
          </w:r>
          <w:r>
            <w:fldChar w:fldCharType="separate"/>
          </w:r>
          <w:r w:rsidRPr="00BB1D87">
            <w:rPr>
              <w:noProof/>
            </w:rPr>
            <w:t>Theis, 2021 S. 203 ff.</w:t>
          </w:r>
          <w:r>
            <w:fldChar w:fldCharType="end"/>
          </w:r>
        </w:sdtContent>
      </w:sdt>
    </w:p>
  </w:footnote>
  <w:footnote w:id="3">
    <w:p w14:paraId="140C6796" w14:textId="77777777" w:rsidR="00C2759B" w:rsidRPr="005803F4" w:rsidRDefault="00C2759B" w:rsidP="00C2759B">
      <w:pPr>
        <w:pStyle w:val="Funotentext"/>
        <w:rPr>
          <w:rPrChange w:id="27" w:author="Aaron Steiner" w:date="2021-05-30T15:18:00Z">
            <w:rPr>
              <w:lang w:val="en-US"/>
            </w:rPr>
          </w:rPrChange>
        </w:rPr>
      </w:pPr>
      <w:r>
        <w:rPr>
          <w:rStyle w:val="Funotenzeichen"/>
        </w:rPr>
        <w:footnoteRef/>
      </w:r>
      <w:r w:rsidRPr="005803F4">
        <w:rPr>
          <w:rPrChange w:id="28" w:author="Aaron Steiner" w:date="2021-05-30T15:18:00Z">
            <w:rPr>
              <w:lang w:val="en-US"/>
            </w:rPr>
          </w:rPrChange>
        </w:rPr>
        <w:t xml:space="preserve"> </w:t>
      </w:r>
      <w:sdt>
        <w:sdtPr>
          <w:id w:val="1027764261"/>
          <w:citation/>
        </w:sdtPr>
        <w:sdtEndPr/>
        <w:sdtContent>
          <w:r>
            <w:fldChar w:fldCharType="begin"/>
          </w:r>
          <w:r w:rsidRPr="005803F4">
            <w:rPr>
              <w:rPrChange w:id="29" w:author="Aaron Steiner" w:date="2021-05-30T15:18:00Z">
                <w:rPr>
                  <w:lang w:val="en-US"/>
                </w:rPr>
              </w:rPrChange>
            </w:rPr>
            <w:instrText xml:space="preserve">CITATION Fla21 \l 1031 </w:instrText>
          </w:r>
          <w:r>
            <w:fldChar w:fldCharType="separate"/>
          </w:r>
          <w:r w:rsidRPr="005803F4">
            <w:rPr>
              <w:noProof/>
              <w:rPrChange w:id="30" w:author="Aaron Steiner" w:date="2021-05-30T15:18:00Z">
                <w:rPr>
                  <w:noProof/>
                  <w:lang w:val="en-US"/>
                </w:rPr>
              </w:rPrChange>
            </w:rPr>
            <w:t>Pallets, 2021</w:t>
          </w:r>
          <w:r>
            <w:fldChar w:fldCharType="end"/>
          </w:r>
        </w:sdtContent>
      </w:sdt>
    </w:p>
  </w:footnote>
  <w:footnote w:id="4">
    <w:p w14:paraId="63BC1ACB" w14:textId="77777777" w:rsidR="00C2759B" w:rsidRPr="005803F4" w:rsidRDefault="00C2759B" w:rsidP="00C2759B">
      <w:pPr>
        <w:pStyle w:val="Funotentext"/>
        <w:rPr>
          <w:rPrChange w:id="37" w:author="Aaron Steiner" w:date="2021-05-30T15:18:00Z">
            <w:rPr>
              <w:lang w:val="en-US"/>
            </w:rPr>
          </w:rPrChange>
        </w:rPr>
      </w:pPr>
      <w:r>
        <w:rPr>
          <w:rStyle w:val="Funotenzeichen"/>
        </w:rPr>
        <w:footnoteRef/>
      </w:r>
      <w:r w:rsidRPr="005803F4">
        <w:rPr>
          <w:rPrChange w:id="38" w:author="Aaron Steiner" w:date="2021-05-30T15:18:00Z">
            <w:rPr>
              <w:lang w:val="en-US"/>
            </w:rPr>
          </w:rPrChange>
        </w:rPr>
        <w:t xml:space="preserve"> </w:t>
      </w:r>
      <w:r w:rsidRPr="006F71D2">
        <w:t>Eigene Darstellung</w:t>
      </w:r>
    </w:p>
  </w:footnote>
  <w:footnote w:id="5">
    <w:p w14:paraId="425CD0C3" w14:textId="77777777" w:rsidR="00C2759B" w:rsidRPr="009F6422" w:rsidRDefault="00C2759B" w:rsidP="00C2759B">
      <w:pPr>
        <w:pStyle w:val="Funotentext"/>
        <w:rPr>
          <w:lang w:val="en-US"/>
        </w:rPr>
      </w:pPr>
      <w:r>
        <w:rPr>
          <w:rStyle w:val="Funotenzeichen"/>
        </w:rPr>
        <w:footnoteRef/>
      </w:r>
      <w:r w:rsidRPr="009F6422">
        <w:rPr>
          <w:lang w:val="en-US"/>
        </w:rPr>
        <w:t xml:space="preserve"> </w:t>
      </w:r>
      <w:sdt>
        <w:sdtPr>
          <w:id w:val="830790611"/>
          <w:citation/>
        </w:sdtPr>
        <w:sdtEndPr/>
        <w:sdtContent>
          <w:r>
            <w:fldChar w:fldCharType="begin"/>
          </w:r>
          <w:r w:rsidRPr="009F6422">
            <w:rPr>
              <w:lang w:val="en-US"/>
            </w:rPr>
            <w:instrText xml:space="preserve">CITATION The21 \p 209 \l 1031 </w:instrText>
          </w:r>
          <w:r>
            <w:fldChar w:fldCharType="separate"/>
          </w:r>
          <w:r w:rsidRPr="009F6422">
            <w:rPr>
              <w:noProof/>
              <w:lang w:val="en-US"/>
            </w:rPr>
            <w:t>Theis, 2021 S. 209</w:t>
          </w:r>
          <w:r>
            <w:fldChar w:fldCharType="end"/>
          </w:r>
        </w:sdtContent>
      </w:sdt>
    </w:p>
  </w:footnote>
  <w:footnote w:id="6">
    <w:p w14:paraId="3CEE3946" w14:textId="77777777" w:rsidR="00C2759B" w:rsidRPr="009F6422" w:rsidRDefault="00C2759B" w:rsidP="00C2759B">
      <w:pPr>
        <w:pStyle w:val="Funotentext"/>
        <w:rPr>
          <w:lang w:val="en-US"/>
        </w:rPr>
      </w:pPr>
      <w:r>
        <w:rPr>
          <w:rStyle w:val="Funotenzeichen"/>
        </w:rPr>
        <w:footnoteRef/>
      </w:r>
      <w:r w:rsidRPr="009F6422">
        <w:rPr>
          <w:lang w:val="en-US"/>
        </w:rPr>
        <w:t xml:space="preserve"> </w:t>
      </w:r>
      <w:sdt>
        <w:sdtPr>
          <w:id w:val="1032998707"/>
          <w:citation/>
        </w:sdtPr>
        <w:sdtEndPr/>
        <w:sdtContent>
          <w:r>
            <w:fldChar w:fldCharType="begin"/>
          </w:r>
          <w:r w:rsidRPr="009F6422">
            <w:rPr>
              <w:lang w:val="en-US"/>
            </w:rPr>
            <w:instrText xml:space="preserve">CITATION Sin21 \p "67 f." \l 1031 </w:instrText>
          </w:r>
          <w:r>
            <w:fldChar w:fldCharType="separate"/>
          </w:r>
          <w:r w:rsidRPr="009F6422">
            <w:rPr>
              <w:noProof/>
              <w:lang w:val="en-US"/>
            </w:rPr>
            <w:t>Singh, 2021 S. 67 f.</w:t>
          </w:r>
          <w:r>
            <w:fldChar w:fldCharType="end"/>
          </w:r>
        </w:sdtContent>
      </w:sdt>
    </w:p>
  </w:footnote>
  <w:footnote w:id="7">
    <w:p w14:paraId="1A18011B" w14:textId="77777777" w:rsidR="00C2759B" w:rsidRPr="00C2759B" w:rsidRDefault="00C2759B" w:rsidP="00C2759B">
      <w:pPr>
        <w:pStyle w:val="Funotentext"/>
        <w:rPr>
          <w:lang w:val="en-US"/>
        </w:rPr>
      </w:pPr>
      <w:r>
        <w:rPr>
          <w:rStyle w:val="Funotenzeichen"/>
        </w:rPr>
        <w:footnoteRef/>
      </w:r>
      <w:r w:rsidRPr="00C2759B">
        <w:rPr>
          <w:lang w:val="en-US"/>
        </w:rPr>
        <w:t xml:space="preserve"> </w:t>
      </w:r>
      <w:sdt>
        <w:sdtPr>
          <w:id w:val="502561064"/>
          <w:citation/>
        </w:sdtPr>
        <w:sdtEndPr/>
        <w:sdtContent>
          <w:r>
            <w:fldChar w:fldCharType="begin"/>
          </w:r>
          <w:r w:rsidRPr="00C2759B">
            <w:rPr>
              <w:lang w:val="en-US"/>
            </w:rPr>
            <w:instrText xml:space="preserve">CITATION Sin21 \p "73 f." \l 1031 </w:instrText>
          </w:r>
          <w:r>
            <w:fldChar w:fldCharType="separate"/>
          </w:r>
          <w:r w:rsidRPr="00C2759B">
            <w:rPr>
              <w:noProof/>
              <w:lang w:val="en-US"/>
            </w:rPr>
            <w:t>Singh, 2021 S. 73 f.</w:t>
          </w:r>
          <w:r>
            <w:fldChar w:fldCharType="end"/>
          </w:r>
        </w:sdtContent>
      </w:sdt>
    </w:p>
  </w:footnote>
  <w:footnote w:id="8">
    <w:p w14:paraId="620E12B3" w14:textId="7CF1764D" w:rsidR="00CB2F1D" w:rsidRDefault="00CB2F1D">
      <w:pPr>
        <w:pStyle w:val="Funotentext"/>
      </w:pPr>
      <w:r>
        <w:rPr>
          <w:rStyle w:val="Funotenzeichen"/>
        </w:rPr>
        <w:footnoteRef/>
      </w:r>
      <w:r>
        <w:t xml:space="preserve"> </w:t>
      </w:r>
      <w:sdt>
        <w:sdtPr>
          <w:id w:val="-1941836173"/>
          <w:citation/>
        </w:sdtPr>
        <w:sdtEndPr/>
        <w:sdtContent>
          <w:r>
            <w:fldChar w:fldCharType="begin"/>
          </w:r>
          <w:r>
            <w:instrText xml:space="preserve">CITATION Plo21 \l 1031 </w:instrText>
          </w:r>
          <w:r>
            <w:fldChar w:fldCharType="separate"/>
          </w:r>
          <w:r>
            <w:rPr>
              <w:noProof/>
            </w:rPr>
            <w:t>Plotly, 2021</w:t>
          </w:r>
          <w:r>
            <w:fldChar w:fldCharType="end"/>
          </w:r>
        </w:sdtContent>
      </w:sdt>
    </w:p>
  </w:footnote>
  <w:footnote w:id="9">
    <w:p w14:paraId="3C07BD9D" w14:textId="453ABC1A" w:rsidR="00BA23E7" w:rsidRDefault="00BA23E7">
      <w:pPr>
        <w:pStyle w:val="Funotentext"/>
      </w:pPr>
      <w:r>
        <w:rPr>
          <w:rStyle w:val="Funotenzeichen"/>
        </w:rPr>
        <w:footnoteRef/>
      </w:r>
      <w:r>
        <w:t xml:space="preserve"> </w:t>
      </w:r>
      <w:sdt>
        <w:sdtPr>
          <w:id w:val="-2072655512"/>
          <w:citation/>
        </w:sdtPr>
        <w:sdtEndPr/>
        <w:sdtContent>
          <w:r>
            <w:fldChar w:fldCharType="begin"/>
          </w:r>
          <w:r>
            <w:instrText xml:space="preserve"> CITATION Plo21 \l 1031 </w:instrText>
          </w:r>
          <w:r>
            <w:fldChar w:fldCharType="separate"/>
          </w:r>
          <w:r>
            <w:rPr>
              <w:noProof/>
            </w:rPr>
            <w:t>Plotly,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04426" w14:textId="77777777" w:rsidR="003A54A2" w:rsidRDefault="003A54A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813C" w14:textId="77777777" w:rsidR="003A54A2" w:rsidRDefault="003A54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E363" w14:textId="77777777" w:rsidR="003A54A2" w:rsidRDefault="003A54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3AE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2873C5D"/>
    <w:multiLevelType w:val="hybridMultilevel"/>
    <w:tmpl w:val="790E7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B4775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4C60EA4"/>
    <w:multiLevelType w:val="multilevel"/>
    <w:tmpl w:val="E110B4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Steiner">
    <w15:presenceInfo w15:providerId="AD" w15:userId="S::aaron.steiner@bwedu.de::275753fc-51e5-41c9-9895-3d511d4e50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A2"/>
    <w:rsid w:val="00000274"/>
    <w:rsid w:val="0000199A"/>
    <w:rsid w:val="00002824"/>
    <w:rsid w:val="000072A2"/>
    <w:rsid w:val="00007A1F"/>
    <w:rsid w:val="00010AD8"/>
    <w:rsid w:val="00011841"/>
    <w:rsid w:val="0001285B"/>
    <w:rsid w:val="00014F85"/>
    <w:rsid w:val="00015D85"/>
    <w:rsid w:val="00016EA2"/>
    <w:rsid w:val="0001718C"/>
    <w:rsid w:val="00017AD0"/>
    <w:rsid w:val="00017F23"/>
    <w:rsid w:val="0002080A"/>
    <w:rsid w:val="000223AD"/>
    <w:rsid w:val="000228D3"/>
    <w:rsid w:val="00023AF9"/>
    <w:rsid w:val="0002421C"/>
    <w:rsid w:val="00024236"/>
    <w:rsid w:val="00025132"/>
    <w:rsid w:val="00026E57"/>
    <w:rsid w:val="00030570"/>
    <w:rsid w:val="00030AAA"/>
    <w:rsid w:val="00031829"/>
    <w:rsid w:val="0003451A"/>
    <w:rsid w:val="000361BC"/>
    <w:rsid w:val="000372FB"/>
    <w:rsid w:val="000374C5"/>
    <w:rsid w:val="00037736"/>
    <w:rsid w:val="000413BC"/>
    <w:rsid w:val="00041A6A"/>
    <w:rsid w:val="00042B85"/>
    <w:rsid w:val="00042E93"/>
    <w:rsid w:val="0004309A"/>
    <w:rsid w:val="00044C2C"/>
    <w:rsid w:val="000454A4"/>
    <w:rsid w:val="00046A7F"/>
    <w:rsid w:val="00046EF3"/>
    <w:rsid w:val="00051DA9"/>
    <w:rsid w:val="00053FE1"/>
    <w:rsid w:val="00054308"/>
    <w:rsid w:val="0005478F"/>
    <w:rsid w:val="00054EB1"/>
    <w:rsid w:val="00054ED5"/>
    <w:rsid w:val="00057894"/>
    <w:rsid w:val="00057F1C"/>
    <w:rsid w:val="00060E64"/>
    <w:rsid w:val="0006126C"/>
    <w:rsid w:val="0006131C"/>
    <w:rsid w:val="0006177E"/>
    <w:rsid w:val="00061AA3"/>
    <w:rsid w:val="000623D2"/>
    <w:rsid w:val="0006397E"/>
    <w:rsid w:val="00064CDA"/>
    <w:rsid w:val="00065945"/>
    <w:rsid w:val="000663BA"/>
    <w:rsid w:val="00066C10"/>
    <w:rsid w:val="00070227"/>
    <w:rsid w:val="00070BFC"/>
    <w:rsid w:val="00073414"/>
    <w:rsid w:val="0007413C"/>
    <w:rsid w:val="00075D87"/>
    <w:rsid w:val="0007620C"/>
    <w:rsid w:val="000764D9"/>
    <w:rsid w:val="00077A7C"/>
    <w:rsid w:val="00080771"/>
    <w:rsid w:val="0008169B"/>
    <w:rsid w:val="00082695"/>
    <w:rsid w:val="00082787"/>
    <w:rsid w:val="00083EF2"/>
    <w:rsid w:val="0008475C"/>
    <w:rsid w:val="000852B9"/>
    <w:rsid w:val="00085C88"/>
    <w:rsid w:val="0009198B"/>
    <w:rsid w:val="00092159"/>
    <w:rsid w:val="0009389B"/>
    <w:rsid w:val="0009730B"/>
    <w:rsid w:val="0009787E"/>
    <w:rsid w:val="000A3382"/>
    <w:rsid w:val="000B0366"/>
    <w:rsid w:val="000B13CC"/>
    <w:rsid w:val="000B2E59"/>
    <w:rsid w:val="000B46B0"/>
    <w:rsid w:val="000B48C0"/>
    <w:rsid w:val="000B5788"/>
    <w:rsid w:val="000B7536"/>
    <w:rsid w:val="000C2989"/>
    <w:rsid w:val="000C3775"/>
    <w:rsid w:val="000C3DB7"/>
    <w:rsid w:val="000C3DF5"/>
    <w:rsid w:val="000C3EA3"/>
    <w:rsid w:val="000C49F2"/>
    <w:rsid w:val="000C4D20"/>
    <w:rsid w:val="000C5603"/>
    <w:rsid w:val="000C6173"/>
    <w:rsid w:val="000C6FE3"/>
    <w:rsid w:val="000C7C2E"/>
    <w:rsid w:val="000D050E"/>
    <w:rsid w:val="000D17FA"/>
    <w:rsid w:val="000D28CC"/>
    <w:rsid w:val="000D3351"/>
    <w:rsid w:val="000D3EDC"/>
    <w:rsid w:val="000D423E"/>
    <w:rsid w:val="000D4901"/>
    <w:rsid w:val="000D4EF1"/>
    <w:rsid w:val="000D6133"/>
    <w:rsid w:val="000E1244"/>
    <w:rsid w:val="000E1588"/>
    <w:rsid w:val="000E17D0"/>
    <w:rsid w:val="000E2073"/>
    <w:rsid w:val="000E2AFF"/>
    <w:rsid w:val="000E3990"/>
    <w:rsid w:val="000E51C9"/>
    <w:rsid w:val="000E7053"/>
    <w:rsid w:val="000F2D29"/>
    <w:rsid w:val="000F3470"/>
    <w:rsid w:val="000F38C5"/>
    <w:rsid w:val="000F3904"/>
    <w:rsid w:val="000F429B"/>
    <w:rsid w:val="000F4E2D"/>
    <w:rsid w:val="00101F3A"/>
    <w:rsid w:val="00103058"/>
    <w:rsid w:val="001035C9"/>
    <w:rsid w:val="00104744"/>
    <w:rsid w:val="00104F76"/>
    <w:rsid w:val="001051D8"/>
    <w:rsid w:val="00105B06"/>
    <w:rsid w:val="001107EE"/>
    <w:rsid w:val="001115EC"/>
    <w:rsid w:val="00115AC9"/>
    <w:rsid w:val="001160A5"/>
    <w:rsid w:val="001166C5"/>
    <w:rsid w:val="00116F99"/>
    <w:rsid w:val="00116FD8"/>
    <w:rsid w:val="00120D45"/>
    <w:rsid w:val="0012266E"/>
    <w:rsid w:val="00122AD0"/>
    <w:rsid w:val="00122B83"/>
    <w:rsid w:val="00122D30"/>
    <w:rsid w:val="001233ED"/>
    <w:rsid w:val="0012543B"/>
    <w:rsid w:val="00125AC8"/>
    <w:rsid w:val="00126542"/>
    <w:rsid w:val="00127621"/>
    <w:rsid w:val="00127826"/>
    <w:rsid w:val="001302D3"/>
    <w:rsid w:val="001307E1"/>
    <w:rsid w:val="00130E93"/>
    <w:rsid w:val="001310A8"/>
    <w:rsid w:val="00131930"/>
    <w:rsid w:val="0013224D"/>
    <w:rsid w:val="001339AB"/>
    <w:rsid w:val="001343FA"/>
    <w:rsid w:val="00134E3E"/>
    <w:rsid w:val="001356C7"/>
    <w:rsid w:val="00143EBD"/>
    <w:rsid w:val="0014556D"/>
    <w:rsid w:val="00152921"/>
    <w:rsid w:val="00152E43"/>
    <w:rsid w:val="001537FE"/>
    <w:rsid w:val="00153BB4"/>
    <w:rsid w:val="001543A3"/>
    <w:rsid w:val="00155470"/>
    <w:rsid w:val="0015574D"/>
    <w:rsid w:val="001578B9"/>
    <w:rsid w:val="00157C18"/>
    <w:rsid w:val="00161EB9"/>
    <w:rsid w:val="001624AE"/>
    <w:rsid w:val="00162B84"/>
    <w:rsid w:val="00163878"/>
    <w:rsid w:val="00163D65"/>
    <w:rsid w:val="001640F9"/>
    <w:rsid w:val="00165865"/>
    <w:rsid w:val="00165F75"/>
    <w:rsid w:val="00167370"/>
    <w:rsid w:val="00167DE2"/>
    <w:rsid w:val="00172040"/>
    <w:rsid w:val="0017294B"/>
    <w:rsid w:val="0017312A"/>
    <w:rsid w:val="001764F1"/>
    <w:rsid w:val="00177562"/>
    <w:rsid w:val="00180DDA"/>
    <w:rsid w:val="0018101D"/>
    <w:rsid w:val="001863E6"/>
    <w:rsid w:val="00187582"/>
    <w:rsid w:val="00190997"/>
    <w:rsid w:val="00191CA9"/>
    <w:rsid w:val="00191ECB"/>
    <w:rsid w:val="001921F1"/>
    <w:rsid w:val="00194865"/>
    <w:rsid w:val="0019754D"/>
    <w:rsid w:val="001A0C29"/>
    <w:rsid w:val="001A3A7A"/>
    <w:rsid w:val="001A3AA2"/>
    <w:rsid w:val="001A3B94"/>
    <w:rsid w:val="001A3EAE"/>
    <w:rsid w:val="001A7F24"/>
    <w:rsid w:val="001A7F68"/>
    <w:rsid w:val="001B05A1"/>
    <w:rsid w:val="001B4068"/>
    <w:rsid w:val="001B4328"/>
    <w:rsid w:val="001B69C5"/>
    <w:rsid w:val="001B7E1A"/>
    <w:rsid w:val="001C0817"/>
    <w:rsid w:val="001C0CCD"/>
    <w:rsid w:val="001C24AE"/>
    <w:rsid w:val="001C427A"/>
    <w:rsid w:val="001C50BC"/>
    <w:rsid w:val="001C5948"/>
    <w:rsid w:val="001C5A53"/>
    <w:rsid w:val="001C7C70"/>
    <w:rsid w:val="001C7CAC"/>
    <w:rsid w:val="001D0FB5"/>
    <w:rsid w:val="001D1934"/>
    <w:rsid w:val="001D3342"/>
    <w:rsid w:val="001D4A20"/>
    <w:rsid w:val="001D4DC8"/>
    <w:rsid w:val="001D5798"/>
    <w:rsid w:val="001E0345"/>
    <w:rsid w:val="001E0EB4"/>
    <w:rsid w:val="001E1809"/>
    <w:rsid w:val="001E259B"/>
    <w:rsid w:val="001E2CDB"/>
    <w:rsid w:val="001E3CC9"/>
    <w:rsid w:val="001E3D36"/>
    <w:rsid w:val="001E446D"/>
    <w:rsid w:val="001E569B"/>
    <w:rsid w:val="001E6E9B"/>
    <w:rsid w:val="001E7F46"/>
    <w:rsid w:val="001F09C2"/>
    <w:rsid w:val="001F5ED4"/>
    <w:rsid w:val="001F77D8"/>
    <w:rsid w:val="00200343"/>
    <w:rsid w:val="002005F6"/>
    <w:rsid w:val="00201BBF"/>
    <w:rsid w:val="00202014"/>
    <w:rsid w:val="002024C8"/>
    <w:rsid w:val="00202503"/>
    <w:rsid w:val="00205ED0"/>
    <w:rsid w:val="00206EF8"/>
    <w:rsid w:val="002105CA"/>
    <w:rsid w:val="002107AE"/>
    <w:rsid w:val="00211AF5"/>
    <w:rsid w:val="00211EC3"/>
    <w:rsid w:val="002126BD"/>
    <w:rsid w:val="00212D22"/>
    <w:rsid w:val="00215841"/>
    <w:rsid w:val="00216859"/>
    <w:rsid w:val="0021735C"/>
    <w:rsid w:val="0021758B"/>
    <w:rsid w:val="00217C3B"/>
    <w:rsid w:val="00220884"/>
    <w:rsid w:val="00221253"/>
    <w:rsid w:val="00221290"/>
    <w:rsid w:val="00221863"/>
    <w:rsid w:val="00222878"/>
    <w:rsid w:val="00225CB8"/>
    <w:rsid w:val="00225D28"/>
    <w:rsid w:val="0023016A"/>
    <w:rsid w:val="00230F91"/>
    <w:rsid w:val="00231AC8"/>
    <w:rsid w:val="002352DE"/>
    <w:rsid w:val="00235DCC"/>
    <w:rsid w:val="002379F9"/>
    <w:rsid w:val="00240398"/>
    <w:rsid w:val="002407DE"/>
    <w:rsid w:val="0024104B"/>
    <w:rsid w:val="00241057"/>
    <w:rsid w:val="00242AF4"/>
    <w:rsid w:val="00243B74"/>
    <w:rsid w:val="00244D8F"/>
    <w:rsid w:val="00245CD0"/>
    <w:rsid w:val="00247107"/>
    <w:rsid w:val="00247F50"/>
    <w:rsid w:val="002521EF"/>
    <w:rsid w:val="002525D7"/>
    <w:rsid w:val="00253F2C"/>
    <w:rsid w:val="00254F26"/>
    <w:rsid w:val="002568F8"/>
    <w:rsid w:val="00260465"/>
    <w:rsid w:val="00260BAB"/>
    <w:rsid w:val="00260E7A"/>
    <w:rsid w:val="00261C4E"/>
    <w:rsid w:val="0026332B"/>
    <w:rsid w:val="00263E63"/>
    <w:rsid w:val="0026440F"/>
    <w:rsid w:val="0026563C"/>
    <w:rsid w:val="002663C7"/>
    <w:rsid w:val="00266D4B"/>
    <w:rsid w:val="00266F10"/>
    <w:rsid w:val="00270093"/>
    <w:rsid w:val="0027096A"/>
    <w:rsid w:val="00272048"/>
    <w:rsid w:val="00273983"/>
    <w:rsid w:val="00273F28"/>
    <w:rsid w:val="00274A62"/>
    <w:rsid w:val="00275506"/>
    <w:rsid w:val="002768E2"/>
    <w:rsid w:val="00277B99"/>
    <w:rsid w:val="00280F60"/>
    <w:rsid w:val="00281D78"/>
    <w:rsid w:val="00283DB3"/>
    <w:rsid w:val="002909E7"/>
    <w:rsid w:val="00293082"/>
    <w:rsid w:val="002951F9"/>
    <w:rsid w:val="00295872"/>
    <w:rsid w:val="00297AC9"/>
    <w:rsid w:val="002A00F9"/>
    <w:rsid w:val="002A2A0C"/>
    <w:rsid w:val="002A3074"/>
    <w:rsid w:val="002A3C94"/>
    <w:rsid w:val="002A65F7"/>
    <w:rsid w:val="002A6E02"/>
    <w:rsid w:val="002A79D9"/>
    <w:rsid w:val="002B0D90"/>
    <w:rsid w:val="002B22D4"/>
    <w:rsid w:val="002B28CC"/>
    <w:rsid w:val="002B338B"/>
    <w:rsid w:val="002B5B7F"/>
    <w:rsid w:val="002B5C04"/>
    <w:rsid w:val="002B73A9"/>
    <w:rsid w:val="002B7551"/>
    <w:rsid w:val="002B776B"/>
    <w:rsid w:val="002B776F"/>
    <w:rsid w:val="002C1957"/>
    <w:rsid w:val="002C2947"/>
    <w:rsid w:val="002C2B51"/>
    <w:rsid w:val="002C2CB8"/>
    <w:rsid w:val="002C3474"/>
    <w:rsid w:val="002C3AEE"/>
    <w:rsid w:val="002C4513"/>
    <w:rsid w:val="002C4E59"/>
    <w:rsid w:val="002C5E41"/>
    <w:rsid w:val="002C72F5"/>
    <w:rsid w:val="002C76A2"/>
    <w:rsid w:val="002C783E"/>
    <w:rsid w:val="002C79EE"/>
    <w:rsid w:val="002D0292"/>
    <w:rsid w:val="002D323D"/>
    <w:rsid w:val="002D5237"/>
    <w:rsid w:val="002D6A9D"/>
    <w:rsid w:val="002D7C96"/>
    <w:rsid w:val="002E04D6"/>
    <w:rsid w:val="002E3B86"/>
    <w:rsid w:val="002E41BC"/>
    <w:rsid w:val="002E4D27"/>
    <w:rsid w:val="002E4F9B"/>
    <w:rsid w:val="002E7629"/>
    <w:rsid w:val="002E7C7B"/>
    <w:rsid w:val="002F16F8"/>
    <w:rsid w:val="002F1F09"/>
    <w:rsid w:val="002F2707"/>
    <w:rsid w:val="002F4E96"/>
    <w:rsid w:val="002F5FB1"/>
    <w:rsid w:val="002F6B8A"/>
    <w:rsid w:val="002F6DCC"/>
    <w:rsid w:val="00301147"/>
    <w:rsid w:val="00301A55"/>
    <w:rsid w:val="00302243"/>
    <w:rsid w:val="003024D2"/>
    <w:rsid w:val="003025BB"/>
    <w:rsid w:val="0030331E"/>
    <w:rsid w:val="003039B4"/>
    <w:rsid w:val="00303F0F"/>
    <w:rsid w:val="0030448B"/>
    <w:rsid w:val="00305438"/>
    <w:rsid w:val="00305BD6"/>
    <w:rsid w:val="0030682D"/>
    <w:rsid w:val="00306FBB"/>
    <w:rsid w:val="003108F5"/>
    <w:rsid w:val="003111F3"/>
    <w:rsid w:val="003116F7"/>
    <w:rsid w:val="00311B94"/>
    <w:rsid w:val="003129BF"/>
    <w:rsid w:val="003132C7"/>
    <w:rsid w:val="00314F46"/>
    <w:rsid w:val="00315B9B"/>
    <w:rsid w:val="0031746E"/>
    <w:rsid w:val="003174EE"/>
    <w:rsid w:val="0032038A"/>
    <w:rsid w:val="0032066F"/>
    <w:rsid w:val="00321BDE"/>
    <w:rsid w:val="00322851"/>
    <w:rsid w:val="003230D9"/>
    <w:rsid w:val="00323F27"/>
    <w:rsid w:val="00324D04"/>
    <w:rsid w:val="003269F9"/>
    <w:rsid w:val="00330530"/>
    <w:rsid w:val="003319F2"/>
    <w:rsid w:val="00335F51"/>
    <w:rsid w:val="003366CB"/>
    <w:rsid w:val="003379E1"/>
    <w:rsid w:val="003422A7"/>
    <w:rsid w:val="003428AF"/>
    <w:rsid w:val="0034337D"/>
    <w:rsid w:val="00343A23"/>
    <w:rsid w:val="00345381"/>
    <w:rsid w:val="00346ACD"/>
    <w:rsid w:val="00346E5D"/>
    <w:rsid w:val="00350D7B"/>
    <w:rsid w:val="00351056"/>
    <w:rsid w:val="00351533"/>
    <w:rsid w:val="003521C4"/>
    <w:rsid w:val="00352E80"/>
    <w:rsid w:val="00354D33"/>
    <w:rsid w:val="00354EDE"/>
    <w:rsid w:val="00360F1C"/>
    <w:rsid w:val="003639E4"/>
    <w:rsid w:val="00364C12"/>
    <w:rsid w:val="00370279"/>
    <w:rsid w:val="003703E5"/>
    <w:rsid w:val="00372411"/>
    <w:rsid w:val="003724AC"/>
    <w:rsid w:val="00374FD5"/>
    <w:rsid w:val="00376BB0"/>
    <w:rsid w:val="00377A5B"/>
    <w:rsid w:val="003804B6"/>
    <w:rsid w:val="00381128"/>
    <w:rsid w:val="00382C15"/>
    <w:rsid w:val="00384433"/>
    <w:rsid w:val="003858BF"/>
    <w:rsid w:val="00386A2D"/>
    <w:rsid w:val="003903B3"/>
    <w:rsid w:val="003905F6"/>
    <w:rsid w:val="00391904"/>
    <w:rsid w:val="00392EB9"/>
    <w:rsid w:val="003933EB"/>
    <w:rsid w:val="003933F9"/>
    <w:rsid w:val="003A0BA9"/>
    <w:rsid w:val="003A20D6"/>
    <w:rsid w:val="003A2299"/>
    <w:rsid w:val="003A2765"/>
    <w:rsid w:val="003A3DEB"/>
    <w:rsid w:val="003A4DC4"/>
    <w:rsid w:val="003A54A2"/>
    <w:rsid w:val="003A78AB"/>
    <w:rsid w:val="003B06C9"/>
    <w:rsid w:val="003B1402"/>
    <w:rsid w:val="003B26F8"/>
    <w:rsid w:val="003B3DE0"/>
    <w:rsid w:val="003B5584"/>
    <w:rsid w:val="003B7170"/>
    <w:rsid w:val="003C12A9"/>
    <w:rsid w:val="003C1489"/>
    <w:rsid w:val="003C1784"/>
    <w:rsid w:val="003C1A56"/>
    <w:rsid w:val="003C28F9"/>
    <w:rsid w:val="003C5735"/>
    <w:rsid w:val="003D183B"/>
    <w:rsid w:val="003D3A55"/>
    <w:rsid w:val="003D4190"/>
    <w:rsid w:val="003D4D51"/>
    <w:rsid w:val="003D50D6"/>
    <w:rsid w:val="003D7BC4"/>
    <w:rsid w:val="003E00F3"/>
    <w:rsid w:val="003E1265"/>
    <w:rsid w:val="003E2FED"/>
    <w:rsid w:val="003E34EC"/>
    <w:rsid w:val="003E45F2"/>
    <w:rsid w:val="003E736F"/>
    <w:rsid w:val="003F0B1D"/>
    <w:rsid w:val="004013C5"/>
    <w:rsid w:val="00406D65"/>
    <w:rsid w:val="00407DD3"/>
    <w:rsid w:val="00413970"/>
    <w:rsid w:val="004153D1"/>
    <w:rsid w:val="00416147"/>
    <w:rsid w:val="004169B7"/>
    <w:rsid w:val="0041724F"/>
    <w:rsid w:val="00417423"/>
    <w:rsid w:val="00417A70"/>
    <w:rsid w:val="00420B2D"/>
    <w:rsid w:val="00420E09"/>
    <w:rsid w:val="00423F7B"/>
    <w:rsid w:val="00424DBC"/>
    <w:rsid w:val="0042513C"/>
    <w:rsid w:val="00432726"/>
    <w:rsid w:val="00434292"/>
    <w:rsid w:val="00435925"/>
    <w:rsid w:val="004362CC"/>
    <w:rsid w:val="00440A11"/>
    <w:rsid w:val="00441D91"/>
    <w:rsid w:val="0044406B"/>
    <w:rsid w:val="0044494D"/>
    <w:rsid w:val="00445659"/>
    <w:rsid w:val="00447017"/>
    <w:rsid w:val="0045001A"/>
    <w:rsid w:val="00450546"/>
    <w:rsid w:val="004507DC"/>
    <w:rsid w:val="00450949"/>
    <w:rsid w:val="00451867"/>
    <w:rsid w:val="004519C9"/>
    <w:rsid w:val="00452011"/>
    <w:rsid w:val="00452FA8"/>
    <w:rsid w:val="00454B24"/>
    <w:rsid w:val="004559CA"/>
    <w:rsid w:val="00456562"/>
    <w:rsid w:val="00456AF1"/>
    <w:rsid w:val="004619C2"/>
    <w:rsid w:val="004620C1"/>
    <w:rsid w:val="004623B6"/>
    <w:rsid w:val="00462869"/>
    <w:rsid w:val="00462881"/>
    <w:rsid w:val="00465912"/>
    <w:rsid w:val="00466D40"/>
    <w:rsid w:val="0047064A"/>
    <w:rsid w:val="00471FB9"/>
    <w:rsid w:val="00472696"/>
    <w:rsid w:val="00472B38"/>
    <w:rsid w:val="00473000"/>
    <w:rsid w:val="00475C3C"/>
    <w:rsid w:val="00477299"/>
    <w:rsid w:val="0047793B"/>
    <w:rsid w:val="004802A1"/>
    <w:rsid w:val="00480BED"/>
    <w:rsid w:val="00481A48"/>
    <w:rsid w:val="00483409"/>
    <w:rsid w:val="0048436B"/>
    <w:rsid w:val="00486583"/>
    <w:rsid w:val="004875A2"/>
    <w:rsid w:val="00487A21"/>
    <w:rsid w:val="004917F0"/>
    <w:rsid w:val="00491927"/>
    <w:rsid w:val="00491B43"/>
    <w:rsid w:val="004920E7"/>
    <w:rsid w:val="00492A3E"/>
    <w:rsid w:val="004931D3"/>
    <w:rsid w:val="00493A41"/>
    <w:rsid w:val="004945D2"/>
    <w:rsid w:val="00495EE9"/>
    <w:rsid w:val="00497D2D"/>
    <w:rsid w:val="004A033F"/>
    <w:rsid w:val="004A04FF"/>
    <w:rsid w:val="004A0F13"/>
    <w:rsid w:val="004A198E"/>
    <w:rsid w:val="004A1C4A"/>
    <w:rsid w:val="004A2900"/>
    <w:rsid w:val="004A2B3D"/>
    <w:rsid w:val="004A38E3"/>
    <w:rsid w:val="004A57EE"/>
    <w:rsid w:val="004A5EE2"/>
    <w:rsid w:val="004B0F64"/>
    <w:rsid w:val="004B16E4"/>
    <w:rsid w:val="004B45A8"/>
    <w:rsid w:val="004B6580"/>
    <w:rsid w:val="004B7CE5"/>
    <w:rsid w:val="004C0BFD"/>
    <w:rsid w:val="004C3368"/>
    <w:rsid w:val="004C7A45"/>
    <w:rsid w:val="004D0375"/>
    <w:rsid w:val="004D0E25"/>
    <w:rsid w:val="004D0FF4"/>
    <w:rsid w:val="004D4871"/>
    <w:rsid w:val="004D4C6B"/>
    <w:rsid w:val="004D57C5"/>
    <w:rsid w:val="004D5976"/>
    <w:rsid w:val="004D69C7"/>
    <w:rsid w:val="004E058F"/>
    <w:rsid w:val="004E12E1"/>
    <w:rsid w:val="004E4B9C"/>
    <w:rsid w:val="004E4CC8"/>
    <w:rsid w:val="004E641D"/>
    <w:rsid w:val="004E65A8"/>
    <w:rsid w:val="004E6B68"/>
    <w:rsid w:val="004F16D6"/>
    <w:rsid w:val="004F1CDB"/>
    <w:rsid w:val="004F4494"/>
    <w:rsid w:val="004F6231"/>
    <w:rsid w:val="004F679E"/>
    <w:rsid w:val="005001F3"/>
    <w:rsid w:val="00500E4B"/>
    <w:rsid w:val="00505862"/>
    <w:rsid w:val="00505B52"/>
    <w:rsid w:val="00506CB0"/>
    <w:rsid w:val="0051118D"/>
    <w:rsid w:val="005111BF"/>
    <w:rsid w:val="00512367"/>
    <w:rsid w:val="00512C4E"/>
    <w:rsid w:val="00513385"/>
    <w:rsid w:val="00514281"/>
    <w:rsid w:val="00514980"/>
    <w:rsid w:val="00515260"/>
    <w:rsid w:val="005159F7"/>
    <w:rsid w:val="00515BF0"/>
    <w:rsid w:val="00515CF4"/>
    <w:rsid w:val="005166BE"/>
    <w:rsid w:val="00516D2E"/>
    <w:rsid w:val="0052088E"/>
    <w:rsid w:val="00521696"/>
    <w:rsid w:val="00523392"/>
    <w:rsid w:val="005241BA"/>
    <w:rsid w:val="00524CEE"/>
    <w:rsid w:val="00525BEA"/>
    <w:rsid w:val="00530AC8"/>
    <w:rsid w:val="00532778"/>
    <w:rsid w:val="0053303C"/>
    <w:rsid w:val="00533A8A"/>
    <w:rsid w:val="00533D22"/>
    <w:rsid w:val="005352FB"/>
    <w:rsid w:val="00540693"/>
    <w:rsid w:val="00540D52"/>
    <w:rsid w:val="00541DED"/>
    <w:rsid w:val="005426D5"/>
    <w:rsid w:val="005432E7"/>
    <w:rsid w:val="005447F8"/>
    <w:rsid w:val="005448A1"/>
    <w:rsid w:val="00544996"/>
    <w:rsid w:val="00545C28"/>
    <w:rsid w:val="00545FD2"/>
    <w:rsid w:val="00546FE0"/>
    <w:rsid w:val="00550028"/>
    <w:rsid w:val="00550CAF"/>
    <w:rsid w:val="00551395"/>
    <w:rsid w:val="0055216F"/>
    <w:rsid w:val="00556344"/>
    <w:rsid w:val="005569F7"/>
    <w:rsid w:val="00556E58"/>
    <w:rsid w:val="005578B4"/>
    <w:rsid w:val="00557FB2"/>
    <w:rsid w:val="00560075"/>
    <w:rsid w:val="00561C18"/>
    <w:rsid w:val="00562963"/>
    <w:rsid w:val="00563A81"/>
    <w:rsid w:val="00564847"/>
    <w:rsid w:val="00565FF6"/>
    <w:rsid w:val="0056771A"/>
    <w:rsid w:val="00567C83"/>
    <w:rsid w:val="00567FDA"/>
    <w:rsid w:val="00570D6C"/>
    <w:rsid w:val="00570D6E"/>
    <w:rsid w:val="00571322"/>
    <w:rsid w:val="00574FEB"/>
    <w:rsid w:val="00577416"/>
    <w:rsid w:val="00577BEF"/>
    <w:rsid w:val="00577E24"/>
    <w:rsid w:val="005803F4"/>
    <w:rsid w:val="00581F71"/>
    <w:rsid w:val="0058204D"/>
    <w:rsid w:val="0058296D"/>
    <w:rsid w:val="005855D6"/>
    <w:rsid w:val="00590F84"/>
    <w:rsid w:val="005920E1"/>
    <w:rsid w:val="00592175"/>
    <w:rsid w:val="0059269F"/>
    <w:rsid w:val="00592706"/>
    <w:rsid w:val="00592A4C"/>
    <w:rsid w:val="00593A23"/>
    <w:rsid w:val="00593A75"/>
    <w:rsid w:val="00594B63"/>
    <w:rsid w:val="0059662F"/>
    <w:rsid w:val="005968EE"/>
    <w:rsid w:val="005A0351"/>
    <w:rsid w:val="005A037B"/>
    <w:rsid w:val="005A0C9F"/>
    <w:rsid w:val="005A1027"/>
    <w:rsid w:val="005A1B15"/>
    <w:rsid w:val="005A431F"/>
    <w:rsid w:val="005A4768"/>
    <w:rsid w:val="005A7018"/>
    <w:rsid w:val="005A70B5"/>
    <w:rsid w:val="005B07B1"/>
    <w:rsid w:val="005B0D79"/>
    <w:rsid w:val="005B13C4"/>
    <w:rsid w:val="005B19A8"/>
    <w:rsid w:val="005B29DB"/>
    <w:rsid w:val="005B4104"/>
    <w:rsid w:val="005B4A0E"/>
    <w:rsid w:val="005C0EF9"/>
    <w:rsid w:val="005C15A1"/>
    <w:rsid w:val="005C15B2"/>
    <w:rsid w:val="005C26E0"/>
    <w:rsid w:val="005C3CA7"/>
    <w:rsid w:val="005C49E3"/>
    <w:rsid w:val="005C4AE7"/>
    <w:rsid w:val="005D13A0"/>
    <w:rsid w:val="005D2FB4"/>
    <w:rsid w:val="005D36A2"/>
    <w:rsid w:val="005D3F88"/>
    <w:rsid w:val="005D4FE8"/>
    <w:rsid w:val="005D54F6"/>
    <w:rsid w:val="005D61CD"/>
    <w:rsid w:val="005E00E6"/>
    <w:rsid w:val="005E0236"/>
    <w:rsid w:val="005E19A3"/>
    <w:rsid w:val="005E4A9B"/>
    <w:rsid w:val="005E6089"/>
    <w:rsid w:val="005E63EB"/>
    <w:rsid w:val="005E6AA7"/>
    <w:rsid w:val="005E7286"/>
    <w:rsid w:val="005F08CD"/>
    <w:rsid w:val="005F0ADA"/>
    <w:rsid w:val="005F1E01"/>
    <w:rsid w:val="005F24E9"/>
    <w:rsid w:val="005F2C6E"/>
    <w:rsid w:val="005F38DF"/>
    <w:rsid w:val="005F3929"/>
    <w:rsid w:val="005F3C4E"/>
    <w:rsid w:val="005F43C9"/>
    <w:rsid w:val="005F52D7"/>
    <w:rsid w:val="005F5BC5"/>
    <w:rsid w:val="005F68FE"/>
    <w:rsid w:val="00600411"/>
    <w:rsid w:val="00602AF7"/>
    <w:rsid w:val="0060684D"/>
    <w:rsid w:val="00606957"/>
    <w:rsid w:val="006111BD"/>
    <w:rsid w:val="00611C73"/>
    <w:rsid w:val="00616490"/>
    <w:rsid w:val="00616D39"/>
    <w:rsid w:val="006179CB"/>
    <w:rsid w:val="00621A8B"/>
    <w:rsid w:val="00622BC3"/>
    <w:rsid w:val="00622D9B"/>
    <w:rsid w:val="006245B2"/>
    <w:rsid w:val="00624B0D"/>
    <w:rsid w:val="00624F5C"/>
    <w:rsid w:val="0062624F"/>
    <w:rsid w:val="006273E9"/>
    <w:rsid w:val="006304A3"/>
    <w:rsid w:val="00630EC8"/>
    <w:rsid w:val="0063137B"/>
    <w:rsid w:val="00633F24"/>
    <w:rsid w:val="006361E8"/>
    <w:rsid w:val="0064058A"/>
    <w:rsid w:val="00640764"/>
    <w:rsid w:val="00640995"/>
    <w:rsid w:val="00641F34"/>
    <w:rsid w:val="00641F9D"/>
    <w:rsid w:val="00642147"/>
    <w:rsid w:val="0064318E"/>
    <w:rsid w:val="006445E6"/>
    <w:rsid w:val="00650477"/>
    <w:rsid w:val="006543CC"/>
    <w:rsid w:val="00656614"/>
    <w:rsid w:val="00657550"/>
    <w:rsid w:val="00657EB2"/>
    <w:rsid w:val="00663566"/>
    <w:rsid w:val="006651AD"/>
    <w:rsid w:val="00665381"/>
    <w:rsid w:val="006662CC"/>
    <w:rsid w:val="00666852"/>
    <w:rsid w:val="00667230"/>
    <w:rsid w:val="006676F9"/>
    <w:rsid w:val="006709D7"/>
    <w:rsid w:val="00671343"/>
    <w:rsid w:val="00671DA8"/>
    <w:rsid w:val="00671E2E"/>
    <w:rsid w:val="0067429E"/>
    <w:rsid w:val="00675765"/>
    <w:rsid w:val="006760E4"/>
    <w:rsid w:val="0067683A"/>
    <w:rsid w:val="00677B17"/>
    <w:rsid w:val="0068053B"/>
    <w:rsid w:val="006825B2"/>
    <w:rsid w:val="006825DF"/>
    <w:rsid w:val="00686E90"/>
    <w:rsid w:val="00686F31"/>
    <w:rsid w:val="0068757B"/>
    <w:rsid w:val="006926EF"/>
    <w:rsid w:val="00693AB4"/>
    <w:rsid w:val="006944CB"/>
    <w:rsid w:val="006950F1"/>
    <w:rsid w:val="00695137"/>
    <w:rsid w:val="006956BF"/>
    <w:rsid w:val="00697BFD"/>
    <w:rsid w:val="006A10E3"/>
    <w:rsid w:val="006A206A"/>
    <w:rsid w:val="006A61C2"/>
    <w:rsid w:val="006A771B"/>
    <w:rsid w:val="006B3717"/>
    <w:rsid w:val="006B5F74"/>
    <w:rsid w:val="006B6AD0"/>
    <w:rsid w:val="006C0379"/>
    <w:rsid w:val="006C065F"/>
    <w:rsid w:val="006C1991"/>
    <w:rsid w:val="006C5240"/>
    <w:rsid w:val="006C6CB2"/>
    <w:rsid w:val="006C7C23"/>
    <w:rsid w:val="006D017F"/>
    <w:rsid w:val="006D0A24"/>
    <w:rsid w:val="006D1B1E"/>
    <w:rsid w:val="006D32D3"/>
    <w:rsid w:val="006D36C1"/>
    <w:rsid w:val="006D3984"/>
    <w:rsid w:val="006D4A30"/>
    <w:rsid w:val="006D58FE"/>
    <w:rsid w:val="006D59BD"/>
    <w:rsid w:val="006E022B"/>
    <w:rsid w:val="006E2129"/>
    <w:rsid w:val="006E2653"/>
    <w:rsid w:val="006E5EC7"/>
    <w:rsid w:val="006E5EE1"/>
    <w:rsid w:val="006E7819"/>
    <w:rsid w:val="006F252D"/>
    <w:rsid w:val="006F2DA6"/>
    <w:rsid w:val="006F3EE3"/>
    <w:rsid w:val="006F6C6F"/>
    <w:rsid w:val="006F70D0"/>
    <w:rsid w:val="006F7D64"/>
    <w:rsid w:val="00701B37"/>
    <w:rsid w:val="0070270F"/>
    <w:rsid w:val="007035B0"/>
    <w:rsid w:val="007038F0"/>
    <w:rsid w:val="007042E6"/>
    <w:rsid w:val="007050DD"/>
    <w:rsid w:val="00705567"/>
    <w:rsid w:val="00707169"/>
    <w:rsid w:val="00707D85"/>
    <w:rsid w:val="0071199A"/>
    <w:rsid w:val="007132C6"/>
    <w:rsid w:val="00715D08"/>
    <w:rsid w:val="007168F3"/>
    <w:rsid w:val="0071692A"/>
    <w:rsid w:val="007174AA"/>
    <w:rsid w:val="007176B8"/>
    <w:rsid w:val="0071780F"/>
    <w:rsid w:val="0072223C"/>
    <w:rsid w:val="0072236F"/>
    <w:rsid w:val="0072244F"/>
    <w:rsid w:val="007236DC"/>
    <w:rsid w:val="00727BD8"/>
    <w:rsid w:val="0073047E"/>
    <w:rsid w:val="0073114D"/>
    <w:rsid w:val="0073178F"/>
    <w:rsid w:val="00734DFE"/>
    <w:rsid w:val="007360FC"/>
    <w:rsid w:val="00737992"/>
    <w:rsid w:val="00737EA1"/>
    <w:rsid w:val="007400C4"/>
    <w:rsid w:val="00741255"/>
    <w:rsid w:val="00741F83"/>
    <w:rsid w:val="00745654"/>
    <w:rsid w:val="00745ED8"/>
    <w:rsid w:val="0074736D"/>
    <w:rsid w:val="00747BF6"/>
    <w:rsid w:val="007500CD"/>
    <w:rsid w:val="007522AB"/>
    <w:rsid w:val="007537F3"/>
    <w:rsid w:val="007555E7"/>
    <w:rsid w:val="007602F7"/>
    <w:rsid w:val="00760F5F"/>
    <w:rsid w:val="00760FD0"/>
    <w:rsid w:val="00761E7B"/>
    <w:rsid w:val="00762414"/>
    <w:rsid w:val="00762DD9"/>
    <w:rsid w:val="00765B68"/>
    <w:rsid w:val="00771178"/>
    <w:rsid w:val="00771352"/>
    <w:rsid w:val="007738DD"/>
    <w:rsid w:val="00775E72"/>
    <w:rsid w:val="007764CC"/>
    <w:rsid w:val="007776FD"/>
    <w:rsid w:val="007832FB"/>
    <w:rsid w:val="007833B4"/>
    <w:rsid w:val="00783431"/>
    <w:rsid w:val="00784A05"/>
    <w:rsid w:val="00785A06"/>
    <w:rsid w:val="00785C7F"/>
    <w:rsid w:val="00786139"/>
    <w:rsid w:val="00786610"/>
    <w:rsid w:val="00790401"/>
    <w:rsid w:val="007905CB"/>
    <w:rsid w:val="00791DF1"/>
    <w:rsid w:val="0079350D"/>
    <w:rsid w:val="007964A9"/>
    <w:rsid w:val="00797A24"/>
    <w:rsid w:val="00797D36"/>
    <w:rsid w:val="007A135F"/>
    <w:rsid w:val="007A20DB"/>
    <w:rsid w:val="007A3781"/>
    <w:rsid w:val="007A3C17"/>
    <w:rsid w:val="007A61F9"/>
    <w:rsid w:val="007B0E12"/>
    <w:rsid w:val="007B22E2"/>
    <w:rsid w:val="007B34C3"/>
    <w:rsid w:val="007B3C6F"/>
    <w:rsid w:val="007B50BF"/>
    <w:rsid w:val="007C0AE3"/>
    <w:rsid w:val="007C0E69"/>
    <w:rsid w:val="007C255F"/>
    <w:rsid w:val="007C2B39"/>
    <w:rsid w:val="007C33D0"/>
    <w:rsid w:val="007C3E37"/>
    <w:rsid w:val="007D0BF9"/>
    <w:rsid w:val="007D2616"/>
    <w:rsid w:val="007D61ED"/>
    <w:rsid w:val="007D7C9B"/>
    <w:rsid w:val="007E051F"/>
    <w:rsid w:val="007E11B8"/>
    <w:rsid w:val="007E2E24"/>
    <w:rsid w:val="007E343E"/>
    <w:rsid w:val="007E39AD"/>
    <w:rsid w:val="007E3D6C"/>
    <w:rsid w:val="007E7250"/>
    <w:rsid w:val="007F029E"/>
    <w:rsid w:val="007F2E0B"/>
    <w:rsid w:val="007F2FAC"/>
    <w:rsid w:val="007F52A0"/>
    <w:rsid w:val="007F5E31"/>
    <w:rsid w:val="008005CE"/>
    <w:rsid w:val="0080107C"/>
    <w:rsid w:val="00801844"/>
    <w:rsid w:val="0080419C"/>
    <w:rsid w:val="00805102"/>
    <w:rsid w:val="0080740C"/>
    <w:rsid w:val="00807C2A"/>
    <w:rsid w:val="00810723"/>
    <w:rsid w:val="008112D2"/>
    <w:rsid w:val="0081259F"/>
    <w:rsid w:val="00814B13"/>
    <w:rsid w:val="00814C1A"/>
    <w:rsid w:val="00815E30"/>
    <w:rsid w:val="00817B47"/>
    <w:rsid w:val="00817E1D"/>
    <w:rsid w:val="00820D2E"/>
    <w:rsid w:val="0082107D"/>
    <w:rsid w:val="008265BA"/>
    <w:rsid w:val="0083113D"/>
    <w:rsid w:val="0083126F"/>
    <w:rsid w:val="008328E2"/>
    <w:rsid w:val="008346BF"/>
    <w:rsid w:val="0083509C"/>
    <w:rsid w:val="00836D2E"/>
    <w:rsid w:val="008377C7"/>
    <w:rsid w:val="00842A2A"/>
    <w:rsid w:val="00844F72"/>
    <w:rsid w:val="0084660A"/>
    <w:rsid w:val="008466EC"/>
    <w:rsid w:val="00846792"/>
    <w:rsid w:val="0085341B"/>
    <w:rsid w:val="00856A03"/>
    <w:rsid w:val="00856EFA"/>
    <w:rsid w:val="008572B0"/>
    <w:rsid w:val="00857372"/>
    <w:rsid w:val="00857E31"/>
    <w:rsid w:val="008609A7"/>
    <w:rsid w:val="00863C52"/>
    <w:rsid w:val="00863F0F"/>
    <w:rsid w:val="00863F7C"/>
    <w:rsid w:val="00864750"/>
    <w:rsid w:val="008658E6"/>
    <w:rsid w:val="00866268"/>
    <w:rsid w:val="00866EC8"/>
    <w:rsid w:val="008743CC"/>
    <w:rsid w:val="008747B7"/>
    <w:rsid w:val="0087599B"/>
    <w:rsid w:val="008768F8"/>
    <w:rsid w:val="008770DC"/>
    <w:rsid w:val="00884E12"/>
    <w:rsid w:val="00887767"/>
    <w:rsid w:val="008902F1"/>
    <w:rsid w:val="00891CD3"/>
    <w:rsid w:val="00894087"/>
    <w:rsid w:val="00895E51"/>
    <w:rsid w:val="00896680"/>
    <w:rsid w:val="008A037B"/>
    <w:rsid w:val="008A0FF9"/>
    <w:rsid w:val="008A27DA"/>
    <w:rsid w:val="008A2CCD"/>
    <w:rsid w:val="008A2E07"/>
    <w:rsid w:val="008A32D9"/>
    <w:rsid w:val="008A6545"/>
    <w:rsid w:val="008A7137"/>
    <w:rsid w:val="008A7637"/>
    <w:rsid w:val="008B24BB"/>
    <w:rsid w:val="008B2754"/>
    <w:rsid w:val="008B44D2"/>
    <w:rsid w:val="008B5378"/>
    <w:rsid w:val="008B6F3A"/>
    <w:rsid w:val="008B720A"/>
    <w:rsid w:val="008B7694"/>
    <w:rsid w:val="008C2033"/>
    <w:rsid w:val="008C25BE"/>
    <w:rsid w:val="008C2AB3"/>
    <w:rsid w:val="008C5202"/>
    <w:rsid w:val="008C5369"/>
    <w:rsid w:val="008C6F0F"/>
    <w:rsid w:val="008C7529"/>
    <w:rsid w:val="008C75FC"/>
    <w:rsid w:val="008C7C23"/>
    <w:rsid w:val="008D0645"/>
    <w:rsid w:val="008D26C7"/>
    <w:rsid w:val="008D3D4C"/>
    <w:rsid w:val="008D5BDE"/>
    <w:rsid w:val="008D6658"/>
    <w:rsid w:val="008D7BF3"/>
    <w:rsid w:val="008D7D60"/>
    <w:rsid w:val="008D7F00"/>
    <w:rsid w:val="008E01A6"/>
    <w:rsid w:val="008E351A"/>
    <w:rsid w:val="008E3B3B"/>
    <w:rsid w:val="008E5CF7"/>
    <w:rsid w:val="008E5F51"/>
    <w:rsid w:val="008E7154"/>
    <w:rsid w:val="008F0B8A"/>
    <w:rsid w:val="008F3737"/>
    <w:rsid w:val="008F3861"/>
    <w:rsid w:val="008F4422"/>
    <w:rsid w:val="008F463C"/>
    <w:rsid w:val="008F4D97"/>
    <w:rsid w:val="008F5A91"/>
    <w:rsid w:val="008F5EA6"/>
    <w:rsid w:val="008F7313"/>
    <w:rsid w:val="0090184B"/>
    <w:rsid w:val="00903A93"/>
    <w:rsid w:val="00904E9E"/>
    <w:rsid w:val="00907EEE"/>
    <w:rsid w:val="009100E4"/>
    <w:rsid w:val="009100F3"/>
    <w:rsid w:val="009121D5"/>
    <w:rsid w:val="00913198"/>
    <w:rsid w:val="009144CE"/>
    <w:rsid w:val="00914885"/>
    <w:rsid w:val="00916313"/>
    <w:rsid w:val="00917185"/>
    <w:rsid w:val="00917409"/>
    <w:rsid w:val="00917DAB"/>
    <w:rsid w:val="00920144"/>
    <w:rsid w:val="00920D8C"/>
    <w:rsid w:val="00923C35"/>
    <w:rsid w:val="00926675"/>
    <w:rsid w:val="009267A0"/>
    <w:rsid w:val="00926892"/>
    <w:rsid w:val="00930360"/>
    <w:rsid w:val="0093069F"/>
    <w:rsid w:val="00933354"/>
    <w:rsid w:val="0093487A"/>
    <w:rsid w:val="0093705C"/>
    <w:rsid w:val="009402F6"/>
    <w:rsid w:val="00940DA9"/>
    <w:rsid w:val="0094278D"/>
    <w:rsid w:val="009448A9"/>
    <w:rsid w:val="00946A7C"/>
    <w:rsid w:val="009514C8"/>
    <w:rsid w:val="00952FAF"/>
    <w:rsid w:val="009535D2"/>
    <w:rsid w:val="0095422B"/>
    <w:rsid w:val="0095524A"/>
    <w:rsid w:val="0095588B"/>
    <w:rsid w:val="0095630D"/>
    <w:rsid w:val="00956370"/>
    <w:rsid w:val="00957925"/>
    <w:rsid w:val="009603C2"/>
    <w:rsid w:val="00961058"/>
    <w:rsid w:val="009616E9"/>
    <w:rsid w:val="00961867"/>
    <w:rsid w:val="00962229"/>
    <w:rsid w:val="009631C5"/>
    <w:rsid w:val="00963CB9"/>
    <w:rsid w:val="00964E5A"/>
    <w:rsid w:val="00967382"/>
    <w:rsid w:val="009722C4"/>
    <w:rsid w:val="00972DF7"/>
    <w:rsid w:val="0097379E"/>
    <w:rsid w:val="00973C10"/>
    <w:rsid w:val="00974606"/>
    <w:rsid w:val="00977726"/>
    <w:rsid w:val="00980421"/>
    <w:rsid w:val="00980DC0"/>
    <w:rsid w:val="009827FA"/>
    <w:rsid w:val="009830E9"/>
    <w:rsid w:val="009831D0"/>
    <w:rsid w:val="00983DAE"/>
    <w:rsid w:val="0098434C"/>
    <w:rsid w:val="00986CD3"/>
    <w:rsid w:val="00987A1F"/>
    <w:rsid w:val="009904AA"/>
    <w:rsid w:val="00991464"/>
    <w:rsid w:val="00992633"/>
    <w:rsid w:val="00995E61"/>
    <w:rsid w:val="009969B1"/>
    <w:rsid w:val="009A2A86"/>
    <w:rsid w:val="009A33C0"/>
    <w:rsid w:val="009A3618"/>
    <w:rsid w:val="009A4499"/>
    <w:rsid w:val="009A6A28"/>
    <w:rsid w:val="009A6C99"/>
    <w:rsid w:val="009A74B5"/>
    <w:rsid w:val="009A773E"/>
    <w:rsid w:val="009A7FA8"/>
    <w:rsid w:val="009B10C2"/>
    <w:rsid w:val="009B1A39"/>
    <w:rsid w:val="009B2ACC"/>
    <w:rsid w:val="009B3EB8"/>
    <w:rsid w:val="009B49E0"/>
    <w:rsid w:val="009B4BCA"/>
    <w:rsid w:val="009B4C53"/>
    <w:rsid w:val="009B6107"/>
    <w:rsid w:val="009C0484"/>
    <w:rsid w:val="009C0C0C"/>
    <w:rsid w:val="009C26B1"/>
    <w:rsid w:val="009C2788"/>
    <w:rsid w:val="009C4E7E"/>
    <w:rsid w:val="009C50F2"/>
    <w:rsid w:val="009C76C4"/>
    <w:rsid w:val="009C79CC"/>
    <w:rsid w:val="009D0AF3"/>
    <w:rsid w:val="009D31FE"/>
    <w:rsid w:val="009D5A83"/>
    <w:rsid w:val="009D6011"/>
    <w:rsid w:val="009D6342"/>
    <w:rsid w:val="009E2C7D"/>
    <w:rsid w:val="009E3C94"/>
    <w:rsid w:val="009E3FCF"/>
    <w:rsid w:val="009E42EE"/>
    <w:rsid w:val="009E4DA2"/>
    <w:rsid w:val="009F17FA"/>
    <w:rsid w:val="009F23C6"/>
    <w:rsid w:val="009F339C"/>
    <w:rsid w:val="009F3D0E"/>
    <w:rsid w:val="009F776D"/>
    <w:rsid w:val="009F779E"/>
    <w:rsid w:val="009F788D"/>
    <w:rsid w:val="00A019EB"/>
    <w:rsid w:val="00A02173"/>
    <w:rsid w:val="00A023BD"/>
    <w:rsid w:val="00A0304D"/>
    <w:rsid w:val="00A0389E"/>
    <w:rsid w:val="00A03B3C"/>
    <w:rsid w:val="00A056BF"/>
    <w:rsid w:val="00A07703"/>
    <w:rsid w:val="00A07A89"/>
    <w:rsid w:val="00A07BAA"/>
    <w:rsid w:val="00A11178"/>
    <w:rsid w:val="00A11422"/>
    <w:rsid w:val="00A12AAE"/>
    <w:rsid w:val="00A14080"/>
    <w:rsid w:val="00A1445E"/>
    <w:rsid w:val="00A14E39"/>
    <w:rsid w:val="00A15DBC"/>
    <w:rsid w:val="00A161D4"/>
    <w:rsid w:val="00A1676E"/>
    <w:rsid w:val="00A16953"/>
    <w:rsid w:val="00A1728F"/>
    <w:rsid w:val="00A20011"/>
    <w:rsid w:val="00A20161"/>
    <w:rsid w:val="00A20916"/>
    <w:rsid w:val="00A229B2"/>
    <w:rsid w:val="00A23530"/>
    <w:rsid w:val="00A24207"/>
    <w:rsid w:val="00A24B12"/>
    <w:rsid w:val="00A34207"/>
    <w:rsid w:val="00A34AD1"/>
    <w:rsid w:val="00A35D17"/>
    <w:rsid w:val="00A35F8C"/>
    <w:rsid w:val="00A37EB3"/>
    <w:rsid w:val="00A40B0E"/>
    <w:rsid w:val="00A4114C"/>
    <w:rsid w:val="00A419F0"/>
    <w:rsid w:val="00A4337F"/>
    <w:rsid w:val="00A438DA"/>
    <w:rsid w:val="00A44FF3"/>
    <w:rsid w:val="00A4565A"/>
    <w:rsid w:val="00A45D79"/>
    <w:rsid w:val="00A460B2"/>
    <w:rsid w:val="00A50AEF"/>
    <w:rsid w:val="00A51FE9"/>
    <w:rsid w:val="00A5506D"/>
    <w:rsid w:val="00A56B19"/>
    <w:rsid w:val="00A57FA5"/>
    <w:rsid w:val="00A60480"/>
    <w:rsid w:val="00A62257"/>
    <w:rsid w:val="00A63A48"/>
    <w:rsid w:val="00A64E5C"/>
    <w:rsid w:val="00A650AE"/>
    <w:rsid w:val="00A65ABA"/>
    <w:rsid w:val="00A67811"/>
    <w:rsid w:val="00A67DBF"/>
    <w:rsid w:val="00A705C9"/>
    <w:rsid w:val="00A70C36"/>
    <w:rsid w:val="00A727BD"/>
    <w:rsid w:val="00A73174"/>
    <w:rsid w:val="00A73BE1"/>
    <w:rsid w:val="00A73FDA"/>
    <w:rsid w:val="00A747AB"/>
    <w:rsid w:val="00A74F22"/>
    <w:rsid w:val="00A7690B"/>
    <w:rsid w:val="00A80996"/>
    <w:rsid w:val="00A81506"/>
    <w:rsid w:val="00A82017"/>
    <w:rsid w:val="00A835BC"/>
    <w:rsid w:val="00A84493"/>
    <w:rsid w:val="00A8697C"/>
    <w:rsid w:val="00A917B6"/>
    <w:rsid w:val="00A91861"/>
    <w:rsid w:val="00A92771"/>
    <w:rsid w:val="00A92BC6"/>
    <w:rsid w:val="00A9421E"/>
    <w:rsid w:val="00A9690F"/>
    <w:rsid w:val="00A96F72"/>
    <w:rsid w:val="00A973FB"/>
    <w:rsid w:val="00A976C5"/>
    <w:rsid w:val="00AA1AAB"/>
    <w:rsid w:val="00AA2364"/>
    <w:rsid w:val="00AA2487"/>
    <w:rsid w:val="00AA257B"/>
    <w:rsid w:val="00AA566F"/>
    <w:rsid w:val="00AA7E6B"/>
    <w:rsid w:val="00AB429B"/>
    <w:rsid w:val="00AB49AD"/>
    <w:rsid w:val="00AB618C"/>
    <w:rsid w:val="00AB645C"/>
    <w:rsid w:val="00AC04DC"/>
    <w:rsid w:val="00AC18A5"/>
    <w:rsid w:val="00AC345C"/>
    <w:rsid w:val="00AC4007"/>
    <w:rsid w:val="00AC413B"/>
    <w:rsid w:val="00AC4D10"/>
    <w:rsid w:val="00AD0019"/>
    <w:rsid w:val="00AD04D5"/>
    <w:rsid w:val="00AD1B22"/>
    <w:rsid w:val="00AD609A"/>
    <w:rsid w:val="00AD62EE"/>
    <w:rsid w:val="00AD63DD"/>
    <w:rsid w:val="00AD644F"/>
    <w:rsid w:val="00AD7D16"/>
    <w:rsid w:val="00AD7E87"/>
    <w:rsid w:val="00AE0899"/>
    <w:rsid w:val="00AE2073"/>
    <w:rsid w:val="00AE39B2"/>
    <w:rsid w:val="00AE3D25"/>
    <w:rsid w:val="00AF0FFF"/>
    <w:rsid w:val="00AF10B8"/>
    <w:rsid w:val="00AF1985"/>
    <w:rsid w:val="00AF2D64"/>
    <w:rsid w:val="00AF3764"/>
    <w:rsid w:val="00AF52CA"/>
    <w:rsid w:val="00AF6353"/>
    <w:rsid w:val="00AF641D"/>
    <w:rsid w:val="00B00189"/>
    <w:rsid w:val="00B02320"/>
    <w:rsid w:val="00B03A74"/>
    <w:rsid w:val="00B04562"/>
    <w:rsid w:val="00B04D31"/>
    <w:rsid w:val="00B07B2C"/>
    <w:rsid w:val="00B07E33"/>
    <w:rsid w:val="00B12700"/>
    <w:rsid w:val="00B13140"/>
    <w:rsid w:val="00B139DA"/>
    <w:rsid w:val="00B14764"/>
    <w:rsid w:val="00B17D1E"/>
    <w:rsid w:val="00B2045A"/>
    <w:rsid w:val="00B205BE"/>
    <w:rsid w:val="00B21148"/>
    <w:rsid w:val="00B2149D"/>
    <w:rsid w:val="00B2234A"/>
    <w:rsid w:val="00B241F0"/>
    <w:rsid w:val="00B25957"/>
    <w:rsid w:val="00B3015B"/>
    <w:rsid w:val="00B30E3F"/>
    <w:rsid w:val="00B31C14"/>
    <w:rsid w:val="00B34828"/>
    <w:rsid w:val="00B348ED"/>
    <w:rsid w:val="00B34F97"/>
    <w:rsid w:val="00B357F8"/>
    <w:rsid w:val="00B35B28"/>
    <w:rsid w:val="00B36BD0"/>
    <w:rsid w:val="00B376CA"/>
    <w:rsid w:val="00B40DF4"/>
    <w:rsid w:val="00B4299A"/>
    <w:rsid w:val="00B42DDC"/>
    <w:rsid w:val="00B44956"/>
    <w:rsid w:val="00B45428"/>
    <w:rsid w:val="00B45F74"/>
    <w:rsid w:val="00B462C8"/>
    <w:rsid w:val="00B46309"/>
    <w:rsid w:val="00B4663E"/>
    <w:rsid w:val="00B4702B"/>
    <w:rsid w:val="00B47146"/>
    <w:rsid w:val="00B51370"/>
    <w:rsid w:val="00B51D7F"/>
    <w:rsid w:val="00B5206B"/>
    <w:rsid w:val="00B52266"/>
    <w:rsid w:val="00B5245B"/>
    <w:rsid w:val="00B53E4C"/>
    <w:rsid w:val="00B54949"/>
    <w:rsid w:val="00B54BE0"/>
    <w:rsid w:val="00B5583D"/>
    <w:rsid w:val="00B55B43"/>
    <w:rsid w:val="00B566EC"/>
    <w:rsid w:val="00B567C6"/>
    <w:rsid w:val="00B56FAC"/>
    <w:rsid w:val="00B62CBF"/>
    <w:rsid w:val="00B630B3"/>
    <w:rsid w:val="00B63910"/>
    <w:rsid w:val="00B6611E"/>
    <w:rsid w:val="00B66705"/>
    <w:rsid w:val="00B715DA"/>
    <w:rsid w:val="00B722D8"/>
    <w:rsid w:val="00B72381"/>
    <w:rsid w:val="00B72AA0"/>
    <w:rsid w:val="00B74AAA"/>
    <w:rsid w:val="00B75400"/>
    <w:rsid w:val="00B75E59"/>
    <w:rsid w:val="00B800C7"/>
    <w:rsid w:val="00B80513"/>
    <w:rsid w:val="00B81E26"/>
    <w:rsid w:val="00B81F85"/>
    <w:rsid w:val="00B82840"/>
    <w:rsid w:val="00B84300"/>
    <w:rsid w:val="00B848E5"/>
    <w:rsid w:val="00B90974"/>
    <w:rsid w:val="00B91101"/>
    <w:rsid w:val="00B93524"/>
    <w:rsid w:val="00B93F42"/>
    <w:rsid w:val="00B9421A"/>
    <w:rsid w:val="00B97512"/>
    <w:rsid w:val="00B978F4"/>
    <w:rsid w:val="00B97E65"/>
    <w:rsid w:val="00BA0A9A"/>
    <w:rsid w:val="00BA0F37"/>
    <w:rsid w:val="00BA23E7"/>
    <w:rsid w:val="00BA2447"/>
    <w:rsid w:val="00BA3C31"/>
    <w:rsid w:val="00BA4054"/>
    <w:rsid w:val="00BA5078"/>
    <w:rsid w:val="00BA65CA"/>
    <w:rsid w:val="00BA79AF"/>
    <w:rsid w:val="00BA79C0"/>
    <w:rsid w:val="00BA7C5D"/>
    <w:rsid w:val="00BA7EC0"/>
    <w:rsid w:val="00BA7FEE"/>
    <w:rsid w:val="00BB0082"/>
    <w:rsid w:val="00BB1D87"/>
    <w:rsid w:val="00BB2675"/>
    <w:rsid w:val="00BB303F"/>
    <w:rsid w:val="00BB36C1"/>
    <w:rsid w:val="00BB3F7F"/>
    <w:rsid w:val="00BB6C06"/>
    <w:rsid w:val="00BB6CD0"/>
    <w:rsid w:val="00BC0170"/>
    <w:rsid w:val="00BC061D"/>
    <w:rsid w:val="00BC1990"/>
    <w:rsid w:val="00BC1CEC"/>
    <w:rsid w:val="00BC1D37"/>
    <w:rsid w:val="00BC45F8"/>
    <w:rsid w:val="00BC5381"/>
    <w:rsid w:val="00BC5686"/>
    <w:rsid w:val="00BC6467"/>
    <w:rsid w:val="00BD25F9"/>
    <w:rsid w:val="00BD2D1C"/>
    <w:rsid w:val="00BD440D"/>
    <w:rsid w:val="00BD6A17"/>
    <w:rsid w:val="00BD6EA5"/>
    <w:rsid w:val="00BD7954"/>
    <w:rsid w:val="00BE0F88"/>
    <w:rsid w:val="00BE3573"/>
    <w:rsid w:val="00BE3FDE"/>
    <w:rsid w:val="00BE4D9A"/>
    <w:rsid w:val="00BE685D"/>
    <w:rsid w:val="00BF0DCE"/>
    <w:rsid w:val="00BF10FA"/>
    <w:rsid w:val="00BF28EF"/>
    <w:rsid w:val="00BF3183"/>
    <w:rsid w:val="00BF6DCC"/>
    <w:rsid w:val="00C00596"/>
    <w:rsid w:val="00C0077C"/>
    <w:rsid w:val="00C01AA3"/>
    <w:rsid w:val="00C02D3D"/>
    <w:rsid w:val="00C02FB9"/>
    <w:rsid w:val="00C03A2C"/>
    <w:rsid w:val="00C046D6"/>
    <w:rsid w:val="00C04FB3"/>
    <w:rsid w:val="00C073BC"/>
    <w:rsid w:val="00C07CD3"/>
    <w:rsid w:val="00C10A7F"/>
    <w:rsid w:val="00C1169D"/>
    <w:rsid w:val="00C12468"/>
    <w:rsid w:val="00C12A78"/>
    <w:rsid w:val="00C12CC4"/>
    <w:rsid w:val="00C13F0C"/>
    <w:rsid w:val="00C15CD9"/>
    <w:rsid w:val="00C16A6F"/>
    <w:rsid w:val="00C201BB"/>
    <w:rsid w:val="00C21A82"/>
    <w:rsid w:val="00C21DDA"/>
    <w:rsid w:val="00C22674"/>
    <w:rsid w:val="00C231F2"/>
    <w:rsid w:val="00C239AA"/>
    <w:rsid w:val="00C23A99"/>
    <w:rsid w:val="00C242B0"/>
    <w:rsid w:val="00C25750"/>
    <w:rsid w:val="00C2759B"/>
    <w:rsid w:val="00C302B1"/>
    <w:rsid w:val="00C31EEA"/>
    <w:rsid w:val="00C36130"/>
    <w:rsid w:val="00C36B4C"/>
    <w:rsid w:val="00C36F8D"/>
    <w:rsid w:val="00C40574"/>
    <w:rsid w:val="00C40C48"/>
    <w:rsid w:val="00C43ED4"/>
    <w:rsid w:val="00C43F28"/>
    <w:rsid w:val="00C44809"/>
    <w:rsid w:val="00C44FCC"/>
    <w:rsid w:val="00C4565C"/>
    <w:rsid w:val="00C469CD"/>
    <w:rsid w:val="00C46A10"/>
    <w:rsid w:val="00C46B1A"/>
    <w:rsid w:val="00C50253"/>
    <w:rsid w:val="00C50847"/>
    <w:rsid w:val="00C54D16"/>
    <w:rsid w:val="00C5571C"/>
    <w:rsid w:val="00C56043"/>
    <w:rsid w:val="00C57593"/>
    <w:rsid w:val="00C600DD"/>
    <w:rsid w:val="00C60245"/>
    <w:rsid w:val="00C61DC9"/>
    <w:rsid w:val="00C629A5"/>
    <w:rsid w:val="00C642E6"/>
    <w:rsid w:val="00C711F7"/>
    <w:rsid w:val="00C73A30"/>
    <w:rsid w:val="00C73B43"/>
    <w:rsid w:val="00C74447"/>
    <w:rsid w:val="00C747E2"/>
    <w:rsid w:val="00C75DC5"/>
    <w:rsid w:val="00C771C7"/>
    <w:rsid w:val="00C77E91"/>
    <w:rsid w:val="00C82032"/>
    <w:rsid w:val="00C83324"/>
    <w:rsid w:val="00C833E6"/>
    <w:rsid w:val="00C840B2"/>
    <w:rsid w:val="00C84E30"/>
    <w:rsid w:val="00C86169"/>
    <w:rsid w:val="00C871B3"/>
    <w:rsid w:val="00C87389"/>
    <w:rsid w:val="00C87744"/>
    <w:rsid w:val="00C87C87"/>
    <w:rsid w:val="00C87E7A"/>
    <w:rsid w:val="00C91443"/>
    <w:rsid w:val="00C92D58"/>
    <w:rsid w:val="00C9371C"/>
    <w:rsid w:val="00C9415C"/>
    <w:rsid w:val="00CA0401"/>
    <w:rsid w:val="00CA066E"/>
    <w:rsid w:val="00CA2FD4"/>
    <w:rsid w:val="00CA374F"/>
    <w:rsid w:val="00CA3822"/>
    <w:rsid w:val="00CA429B"/>
    <w:rsid w:val="00CA4556"/>
    <w:rsid w:val="00CA4E7F"/>
    <w:rsid w:val="00CA7112"/>
    <w:rsid w:val="00CB04AE"/>
    <w:rsid w:val="00CB2F1D"/>
    <w:rsid w:val="00CB5C75"/>
    <w:rsid w:val="00CB5FF8"/>
    <w:rsid w:val="00CC0B40"/>
    <w:rsid w:val="00CC0C4D"/>
    <w:rsid w:val="00CC15A4"/>
    <w:rsid w:val="00CC1712"/>
    <w:rsid w:val="00CC1A13"/>
    <w:rsid w:val="00CC1AA2"/>
    <w:rsid w:val="00CC7C2E"/>
    <w:rsid w:val="00CD194A"/>
    <w:rsid w:val="00CD32DE"/>
    <w:rsid w:val="00CD5397"/>
    <w:rsid w:val="00CD54E9"/>
    <w:rsid w:val="00CD5E4E"/>
    <w:rsid w:val="00CD5FD6"/>
    <w:rsid w:val="00CD786A"/>
    <w:rsid w:val="00CE2D35"/>
    <w:rsid w:val="00CE6510"/>
    <w:rsid w:val="00CE6548"/>
    <w:rsid w:val="00CE7A1C"/>
    <w:rsid w:val="00CE7D6B"/>
    <w:rsid w:val="00CF01C8"/>
    <w:rsid w:val="00CF0D1C"/>
    <w:rsid w:val="00CF15D4"/>
    <w:rsid w:val="00CF2A89"/>
    <w:rsid w:val="00CF3988"/>
    <w:rsid w:val="00CF3C2A"/>
    <w:rsid w:val="00CF408A"/>
    <w:rsid w:val="00CF5EF7"/>
    <w:rsid w:val="00D00025"/>
    <w:rsid w:val="00D01516"/>
    <w:rsid w:val="00D01CAC"/>
    <w:rsid w:val="00D01EB4"/>
    <w:rsid w:val="00D02E5C"/>
    <w:rsid w:val="00D05268"/>
    <w:rsid w:val="00D053CF"/>
    <w:rsid w:val="00D06AF7"/>
    <w:rsid w:val="00D0731E"/>
    <w:rsid w:val="00D11A70"/>
    <w:rsid w:val="00D13DDA"/>
    <w:rsid w:val="00D23835"/>
    <w:rsid w:val="00D23ACF"/>
    <w:rsid w:val="00D23D93"/>
    <w:rsid w:val="00D2559F"/>
    <w:rsid w:val="00D25AE2"/>
    <w:rsid w:val="00D265EA"/>
    <w:rsid w:val="00D27302"/>
    <w:rsid w:val="00D274F9"/>
    <w:rsid w:val="00D302BD"/>
    <w:rsid w:val="00D3156B"/>
    <w:rsid w:val="00D3416B"/>
    <w:rsid w:val="00D34950"/>
    <w:rsid w:val="00D3556B"/>
    <w:rsid w:val="00D3601F"/>
    <w:rsid w:val="00D37503"/>
    <w:rsid w:val="00D40CA8"/>
    <w:rsid w:val="00D43506"/>
    <w:rsid w:val="00D441E1"/>
    <w:rsid w:val="00D45F15"/>
    <w:rsid w:val="00D5008A"/>
    <w:rsid w:val="00D54A20"/>
    <w:rsid w:val="00D5623C"/>
    <w:rsid w:val="00D56D99"/>
    <w:rsid w:val="00D57276"/>
    <w:rsid w:val="00D60D17"/>
    <w:rsid w:val="00D6139C"/>
    <w:rsid w:val="00D61B4D"/>
    <w:rsid w:val="00D6267D"/>
    <w:rsid w:val="00D6580F"/>
    <w:rsid w:val="00D6736C"/>
    <w:rsid w:val="00D67F03"/>
    <w:rsid w:val="00D67F5C"/>
    <w:rsid w:val="00D71185"/>
    <w:rsid w:val="00D72A02"/>
    <w:rsid w:val="00D76421"/>
    <w:rsid w:val="00D76BB8"/>
    <w:rsid w:val="00D8159C"/>
    <w:rsid w:val="00D82993"/>
    <w:rsid w:val="00D82CCA"/>
    <w:rsid w:val="00D83919"/>
    <w:rsid w:val="00D86B9B"/>
    <w:rsid w:val="00D870DD"/>
    <w:rsid w:val="00D9030A"/>
    <w:rsid w:val="00D9333C"/>
    <w:rsid w:val="00D95600"/>
    <w:rsid w:val="00D95959"/>
    <w:rsid w:val="00D96143"/>
    <w:rsid w:val="00D968E1"/>
    <w:rsid w:val="00D975BF"/>
    <w:rsid w:val="00D97B5A"/>
    <w:rsid w:val="00D97CE9"/>
    <w:rsid w:val="00D97CF4"/>
    <w:rsid w:val="00D97E29"/>
    <w:rsid w:val="00DA0652"/>
    <w:rsid w:val="00DA0B87"/>
    <w:rsid w:val="00DA0F66"/>
    <w:rsid w:val="00DA1F96"/>
    <w:rsid w:val="00DA20F1"/>
    <w:rsid w:val="00DA38C1"/>
    <w:rsid w:val="00DA5668"/>
    <w:rsid w:val="00DA7D4D"/>
    <w:rsid w:val="00DB017C"/>
    <w:rsid w:val="00DB02CA"/>
    <w:rsid w:val="00DB4022"/>
    <w:rsid w:val="00DB53E6"/>
    <w:rsid w:val="00DB5A59"/>
    <w:rsid w:val="00DB6101"/>
    <w:rsid w:val="00DB697C"/>
    <w:rsid w:val="00DB79DB"/>
    <w:rsid w:val="00DB7C74"/>
    <w:rsid w:val="00DC0FCD"/>
    <w:rsid w:val="00DC1E90"/>
    <w:rsid w:val="00DC2A68"/>
    <w:rsid w:val="00DC2E34"/>
    <w:rsid w:val="00DC3531"/>
    <w:rsid w:val="00DC4CC9"/>
    <w:rsid w:val="00DC4D3B"/>
    <w:rsid w:val="00DC5FB2"/>
    <w:rsid w:val="00DC7004"/>
    <w:rsid w:val="00DD027C"/>
    <w:rsid w:val="00DD086A"/>
    <w:rsid w:val="00DD0D4C"/>
    <w:rsid w:val="00DD11D7"/>
    <w:rsid w:val="00DD138F"/>
    <w:rsid w:val="00DD1772"/>
    <w:rsid w:val="00DD231F"/>
    <w:rsid w:val="00DD24F1"/>
    <w:rsid w:val="00DD2CAC"/>
    <w:rsid w:val="00DD374E"/>
    <w:rsid w:val="00DD5B23"/>
    <w:rsid w:val="00DD73EE"/>
    <w:rsid w:val="00DE0F5A"/>
    <w:rsid w:val="00DE1685"/>
    <w:rsid w:val="00DE16C2"/>
    <w:rsid w:val="00DE2A32"/>
    <w:rsid w:val="00DE40B6"/>
    <w:rsid w:val="00DE58B3"/>
    <w:rsid w:val="00DE61D5"/>
    <w:rsid w:val="00DE7203"/>
    <w:rsid w:val="00DF1605"/>
    <w:rsid w:val="00DF4935"/>
    <w:rsid w:val="00DF5DF3"/>
    <w:rsid w:val="00DF62A7"/>
    <w:rsid w:val="00DF62CB"/>
    <w:rsid w:val="00E01491"/>
    <w:rsid w:val="00E03931"/>
    <w:rsid w:val="00E0434E"/>
    <w:rsid w:val="00E052F1"/>
    <w:rsid w:val="00E0657B"/>
    <w:rsid w:val="00E069DB"/>
    <w:rsid w:val="00E071C5"/>
    <w:rsid w:val="00E079AF"/>
    <w:rsid w:val="00E07DA4"/>
    <w:rsid w:val="00E07EE5"/>
    <w:rsid w:val="00E1027D"/>
    <w:rsid w:val="00E1144E"/>
    <w:rsid w:val="00E12537"/>
    <w:rsid w:val="00E1353F"/>
    <w:rsid w:val="00E13CA4"/>
    <w:rsid w:val="00E145AA"/>
    <w:rsid w:val="00E14AC7"/>
    <w:rsid w:val="00E16370"/>
    <w:rsid w:val="00E16745"/>
    <w:rsid w:val="00E16D77"/>
    <w:rsid w:val="00E17414"/>
    <w:rsid w:val="00E20464"/>
    <w:rsid w:val="00E211AD"/>
    <w:rsid w:val="00E21AD4"/>
    <w:rsid w:val="00E21DCD"/>
    <w:rsid w:val="00E226DB"/>
    <w:rsid w:val="00E236A1"/>
    <w:rsid w:val="00E23E30"/>
    <w:rsid w:val="00E25260"/>
    <w:rsid w:val="00E25BA0"/>
    <w:rsid w:val="00E26242"/>
    <w:rsid w:val="00E27CC5"/>
    <w:rsid w:val="00E31A86"/>
    <w:rsid w:val="00E331FB"/>
    <w:rsid w:val="00E33533"/>
    <w:rsid w:val="00E344CC"/>
    <w:rsid w:val="00E34C87"/>
    <w:rsid w:val="00E36619"/>
    <w:rsid w:val="00E400F5"/>
    <w:rsid w:val="00E40442"/>
    <w:rsid w:val="00E40753"/>
    <w:rsid w:val="00E40D83"/>
    <w:rsid w:val="00E42903"/>
    <w:rsid w:val="00E44976"/>
    <w:rsid w:val="00E44B7C"/>
    <w:rsid w:val="00E47918"/>
    <w:rsid w:val="00E509DC"/>
    <w:rsid w:val="00E50B56"/>
    <w:rsid w:val="00E51E91"/>
    <w:rsid w:val="00E525D5"/>
    <w:rsid w:val="00E52A3A"/>
    <w:rsid w:val="00E5469E"/>
    <w:rsid w:val="00E55E32"/>
    <w:rsid w:val="00E56244"/>
    <w:rsid w:val="00E56A27"/>
    <w:rsid w:val="00E56B21"/>
    <w:rsid w:val="00E56CEB"/>
    <w:rsid w:val="00E56FCD"/>
    <w:rsid w:val="00E57C5A"/>
    <w:rsid w:val="00E61FE8"/>
    <w:rsid w:val="00E635CD"/>
    <w:rsid w:val="00E654FC"/>
    <w:rsid w:val="00E65B1E"/>
    <w:rsid w:val="00E67509"/>
    <w:rsid w:val="00E715F5"/>
    <w:rsid w:val="00E72394"/>
    <w:rsid w:val="00E74484"/>
    <w:rsid w:val="00E74814"/>
    <w:rsid w:val="00E75ED9"/>
    <w:rsid w:val="00E763BA"/>
    <w:rsid w:val="00E817D5"/>
    <w:rsid w:val="00E8427E"/>
    <w:rsid w:val="00E844A0"/>
    <w:rsid w:val="00E856B6"/>
    <w:rsid w:val="00E85785"/>
    <w:rsid w:val="00E8595C"/>
    <w:rsid w:val="00E85AF6"/>
    <w:rsid w:val="00E91197"/>
    <w:rsid w:val="00E9125B"/>
    <w:rsid w:val="00E9276B"/>
    <w:rsid w:val="00E9287B"/>
    <w:rsid w:val="00E9379A"/>
    <w:rsid w:val="00E938B3"/>
    <w:rsid w:val="00E941BA"/>
    <w:rsid w:val="00E95153"/>
    <w:rsid w:val="00E95792"/>
    <w:rsid w:val="00E967F5"/>
    <w:rsid w:val="00EA002E"/>
    <w:rsid w:val="00EA3BF1"/>
    <w:rsid w:val="00EA3F58"/>
    <w:rsid w:val="00EA404E"/>
    <w:rsid w:val="00EA59BB"/>
    <w:rsid w:val="00EA5D5C"/>
    <w:rsid w:val="00EA6FBD"/>
    <w:rsid w:val="00EB0534"/>
    <w:rsid w:val="00EB0B54"/>
    <w:rsid w:val="00EB1845"/>
    <w:rsid w:val="00EB1C4E"/>
    <w:rsid w:val="00EB53BF"/>
    <w:rsid w:val="00EB5A09"/>
    <w:rsid w:val="00EB5E61"/>
    <w:rsid w:val="00EB6684"/>
    <w:rsid w:val="00EB71F4"/>
    <w:rsid w:val="00EC00D3"/>
    <w:rsid w:val="00EC0652"/>
    <w:rsid w:val="00EC08F6"/>
    <w:rsid w:val="00EC2683"/>
    <w:rsid w:val="00EC3A79"/>
    <w:rsid w:val="00EC3CB6"/>
    <w:rsid w:val="00EC3D39"/>
    <w:rsid w:val="00EC485A"/>
    <w:rsid w:val="00EC57F1"/>
    <w:rsid w:val="00EC5EA8"/>
    <w:rsid w:val="00EC70B5"/>
    <w:rsid w:val="00EC72CF"/>
    <w:rsid w:val="00EC7442"/>
    <w:rsid w:val="00ED0EB3"/>
    <w:rsid w:val="00ED249F"/>
    <w:rsid w:val="00ED3081"/>
    <w:rsid w:val="00ED3190"/>
    <w:rsid w:val="00ED40B2"/>
    <w:rsid w:val="00ED4195"/>
    <w:rsid w:val="00ED51BA"/>
    <w:rsid w:val="00ED51D8"/>
    <w:rsid w:val="00ED54BB"/>
    <w:rsid w:val="00EE0842"/>
    <w:rsid w:val="00EE3518"/>
    <w:rsid w:val="00EE422E"/>
    <w:rsid w:val="00EE7BBD"/>
    <w:rsid w:val="00EE7BCC"/>
    <w:rsid w:val="00EF13D9"/>
    <w:rsid w:val="00EF16B9"/>
    <w:rsid w:val="00EF203C"/>
    <w:rsid w:val="00EF32C3"/>
    <w:rsid w:val="00EF41DE"/>
    <w:rsid w:val="00EF46C3"/>
    <w:rsid w:val="00EF48DA"/>
    <w:rsid w:val="00EF5CE6"/>
    <w:rsid w:val="00F0166B"/>
    <w:rsid w:val="00F017A1"/>
    <w:rsid w:val="00F03EA9"/>
    <w:rsid w:val="00F04055"/>
    <w:rsid w:val="00F04C29"/>
    <w:rsid w:val="00F06833"/>
    <w:rsid w:val="00F06A9D"/>
    <w:rsid w:val="00F07811"/>
    <w:rsid w:val="00F125C6"/>
    <w:rsid w:val="00F1455F"/>
    <w:rsid w:val="00F148F0"/>
    <w:rsid w:val="00F14D1F"/>
    <w:rsid w:val="00F1591E"/>
    <w:rsid w:val="00F20895"/>
    <w:rsid w:val="00F20B38"/>
    <w:rsid w:val="00F22BAA"/>
    <w:rsid w:val="00F260E7"/>
    <w:rsid w:val="00F269EF"/>
    <w:rsid w:val="00F26B0B"/>
    <w:rsid w:val="00F26DE5"/>
    <w:rsid w:val="00F278F4"/>
    <w:rsid w:val="00F27C0C"/>
    <w:rsid w:val="00F3104C"/>
    <w:rsid w:val="00F3287C"/>
    <w:rsid w:val="00F33A41"/>
    <w:rsid w:val="00F353FC"/>
    <w:rsid w:val="00F36BDC"/>
    <w:rsid w:val="00F37879"/>
    <w:rsid w:val="00F3798F"/>
    <w:rsid w:val="00F40AA3"/>
    <w:rsid w:val="00F4185B"/>
    <w:rsid w:val="00F42DE3"/>
    <w:rsid w:val="00F437AB"/>
    <w:rsid w:val="00F44713"/>
    <w:rsid w:val="00F44CDA"/>
    <w:rsid w:val="00F45CB4"/>
    <w:rsid w:val="00F46032"/>
    <w:rsid w:val="00F46693"/>
    <w:rsid w:val="00F468B2"/>
    <w:rsid w:val="00F47EAE"/>
    <w:rsid w:val="00F5359B"/>
    <w:rsid w:val="00F53610"/>
    <w:rsid w:val="00F5391D"/>
    <w:rsid w:val="00F54557"/>
    <w:rsid w:val="00F573AD"/>
    <w:rsid w:val="00F60906"/>
    <w:rsid w:val="00F61A9D"/>
    <w:rsid w:val="00F61C8B"/>
    <w:rsid w:val="00F62AEA"/>
    <w:rsid w:val="00F64081"/>
    <w:rsid w:val="00F655A6"/>
    <w:rsid w:val="00F65C7D"/>
    <w:rsid w:val="00F71300"/>
    <w:rsid w:val="00F71BB8"/>
    <w:rsid w:val="00F72C23"/>
    <w:rsid w:val="00F72FB2"/>
    <w:rsid w:val="00F73110"/>
    <w:rsid w:val="00F7411D"/>
    <w:rsid w:val="00F74763"/>
    <w:rsid w:val="00F74DFF"/>
    <w:rsid w:val="00F74E9B"/>
    <w:rsid w:val="00F750E3"/>
    <w:rsid w:val="00F75C7E"/>
    <w:rsid w:val="00F844F4"/>
    <w:rsid w:val="00F8462C"/>
    <w:rsid w:val="00F865E0"/>
    <w:rsid w:val="00F90C25"/>
    <w:rsid w:val="00F937A9"/>
    <w:rsid w:val="00FA0032"/>
    <w:rsid w:val="00FA0363"/>
    <w:rsid w:val="00FA1647"/>
    <w:rsid w:val="00FA3E87"/>
    <w:rsid w:val="00FA449A"/>
    <w:rsid w:val="00FA48A2"/>
    <w:rsid w:val="00FA4A8D"/>
    <w:rsid w:val="00FA5C9D"/>
    <w:rsid w:val="00FA5CB1"/>
    <w:rsid w:val="00FA7829"/>
    <w:rsid w:val="00FA79FA"/>
    <w:rsid w:val="00FB0079"/>
    <w:rsid w:val="00FB0A55"/>
    <w:rsid w:val="00FB132C"/>
    <w:rsid w:val="00FB1D29"/>
    <w:rsid w:val="00FB28EB"/>
    <w:rsid w:val="00FB336E"/>
    <w:rsid w:val="00FB3FD0"/>
    <w:rsid w:val="00FB5522"/>
    <w:rsid w:val="00FB76FC"/>
    <w:rsid w:val="00FC027E"/>
    <w:rsid w:val="00FC0D78"/>
    <w:rsid w:val="00FC2686"/>
    <w:rsid w:val="00FC2A8C"/>
    <w:rsid w:val="00FC5507"/>
    <w:rsid w:val="00FC5B11"/>
    <w:rsid w:val="00FC605F"/>
    <w:rsid w:val="00FC75F7"/>
    <w:rsid w:val="00FC783C"/>
    <w:rsid w:val="00FD0078"/>
    <w:rsid w:val="00FD03FB"/>
    <w:rsid w:val="00FD1F57"/>
    <w:rsid w:val="00FD389A"/>
    <w:rsid w:val="00FD42E2"/>
    <w:rsid w:val="00FD511E"/>
    <w:rsid w:val="00FD6346"/>
    <w:rsid w:val="00FD644C"/>
    <w:rsid w:val="00FD6AEF"/>
    <w:rsid w:val="00FD7293"/>
    <w:rsid w:val="00FE175E"/>
    <w:rsid w:val="00FE1BD8"/>
    <w:rsid w:val="00FE53BA"/>
    <w:rsid w:val="00FF2EEC"/>
    <w:rsid w:val="00FF393A"/>
    <w:rsid w:val="00FF45B2"/>
    <w:rsid w:val="00FF5412"/>
    <w:rsid w:val="00FF6DDF"/>
    <w:rsid w:val="00FF70B0"/>
    <w:rsid w:val="00FF7964"/>
    <w:rsid w:val="00FF7A86"/>
    <w:rsid w:val="1E9C39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58B365"/>
  <w15:chartTrackingRefBased/>
  <w15:docId w15:val="{70A08761-D5DC-4EA7-88F6-FA22C280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09C2"/>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CC7C2E"/>
    <w:pPr>
      <w:keepNext/>
      <w:keepLines/>
      <w:spacing w:before="240" w:after="0"/>
      <w:outlineLvl w:val="0"/>
    </w:pPr>
    <w:rPr>
      <w:rFonts w:eastAsiaTheme="majorEastAsia" w:cstheme="majorBidi"/>
      <w:color w:val="2F5496" w:themeColor="accent1" w:themeShade="BF"/>
      <w:sz w:val="32"/>
      <w:szCs w:val="32"/>
      <w:lang w:eastAsia="de-DE"/>
    </w:rPr>
  </w:style>
  <w:style w:type="paragraph" w:styleId="berschrift2">
    <w:name w:val="heading 2"/>
    <w:basedOn w:val="Standard"/>
    <w:next w:val="Standard"/>
    <w:link w:val="berschrift2Zchn"/>
    <w:uiPriority w:val="9"/>
    <w:unhideWhenUsed/>
    <w:qFormat/>
    <w:rsid w:val="00CC7C2E"/>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C7C2E"/>
    <w:pPr>
      <w:keepNext/>
      <w:keepLines/>
      <w:spacing w:before="40"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3A54A2"/>
    <w:pPr>
      <w:autoSpaceDE w:val="0"/>
      <w:autoSpaceDN w:val="0"/>
      <w:adjustRightInd w:val="0"/>
      <w:spacing w:after="0" w:line="240" w:lineRule="auto"/>
    </w:pPr>
    <w:rPr>
      <w:rFonts w:ascii="Arial" w:hAnsi="Arial" w:cs="Arial"/>
      <w:color w:val="000000"/>
      <w:sz w:val="24"/>
      <w:szCs w:val="24"/>
    </w:rPr>
  </w:style>
  <w:style w:type="character" w:customStyle="1" w:styleId="berschrift1Zchn">
    <w:name w:val="Überschrift 1 Zchn"/>
    <w:basedOn w:val="Absatz-Standardschriftart"/>
    <w:link w:val="berschrift1"/>
    <w:uiPriority w:val="9"/>
    <w:rsid w:val="003A54A2"/>
    <w:rPr>
      <w:rFonts w:ascii="Times New Roman" w:eastAsiaTheme="majorEastAsia" w:hAnsi="Times New Roman" w:cstheme="majorBidi"/>
      <w:color w:val="2F5496" w:themeColor="accent1" w:themeShade="BF"/>
      <w:sz w:val="32"/>
      <w:szCs w:val="32"/>
      <w:lang w:eastAsia="de-DE"/>
    </w:rPr>
  </w:style>
  <w:style w:type="character" w:customStyle="1" w:styleId="berschrift3Zchn">
    <w:name w:val="Überschrift 3 Zchn"/>
    <w:basedOn w:val="Absatz-Standardschriftart"/>
    <w:link w:val="berschrift3"/>
    <w:uiPriority w:val="9"/>
    <w:rsid w:val="0095630D"/>
    <w:rPr>
      <w:rFonts w:ascii="Times New Roman" w:eastAsiaTheme="majorEastAsia" w:hAnsi="Times New Roman"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3A54A2"/>
    <w:pPr>
      <w:outlineLvl w:val="9"/>
    </w:pPr>
  </w:style>
  <w:style w:type="paragraph" w:styleId="Verzeichnis1">
    <w:name w:val="toc 1"/>
    <w:basedOn w:val="Standard"/>
    <w:next w:val="Standard"/>
    <w:autoRedefine/>
    <w:uiPriority w:val="39"/>
    <w:unhideWhenUsed/>
    <w:rsid w:val="003A54A2"/>
    <w:pPr>
      <w:spacing w:after="100"/>
    </w:pPr>
  </w:style>
  <w:style w:type="character" w:styleId="Hyperlink">
    <w:name w:val="Hyperlink"/>
    <w:basedOn w:val="Absatz-Standardschriftart"/>
    <w:uiPriority w:val="99"/>
    <w:unhideWhenUsed/>
    <w:rsid w:val="003A54A2"/>
    <w:rPr>
      <w:color w:val="0563C1" w:themeColor="hyperlink"/>
      <w:u w:val="single"/>
    </w:rPr>
  </w:style>
  <w:style w:type="paragraph" w:styleId="Fuzeile">
    <w:name w:val="footer"/>
    <w:basedOn w:val="Standard"/>
    <w:link w:val="FuzeileZchn"/>
    <w:uiPriority w:val="99"/>
    <w:unhideWhenUsed/>
    <w:rsid w:val="003A54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54A2"/>
    <w:rPr>
      <w:rFonts w:ascii="Times New Roman" w:hAnsi="Times New Roman"/>
      <w:sz w:val="24"/>
    </w:rPr>
  </w:style>
  <w:style w:type="paragraph" w:styleId="Abbildungsverzeichnis">
    <w:name w:val="table of figures"/>
    <w:basedOn w:val="Standard"/>
    <w:next w:val="Standard"/>
    <w:uiPriority w:val="99"/>
    <w:unhideWhenUsed/>
    <w:rsid w:val="003A54A2"/>
    <w:pPr>
      <w:spacing w:after="0"/>
    </w:pPr>
  </w:style>
  <w:style w:type="character" w:customStyle="1" w:styleId="berschrift2Zchn">
    <w:name w:val="Überschrift 2 Zchn"/>
    <w:basedOn w:val="Absatz-Standardschriftart"/>
    <w:link w:val="berschrift2"/>
    <w:uiPriority w:val="9"/>
    <w:rsid w:val="003A54A2"/>
    <w:rPr>
      <w:rFonts w:ascii="Times New Roman" w:eastAsiaTheme="majorEastAsia" w:hAnsi="Times New Roman" w:cstheme="majorBidi"/>
      <w:color w:val="2F5496" w:themeColor="accent1" w:themeShade="BF"/>
      <w:sz w:val="26"/>
      <w:szCs w:val="26"/>
    </w:rPr>
  </w:style>
  <w:style w:type="paragraph" w:styleId="Listenabsatz">
    <w:name w:val="List Paragraph"/>
    <w:basedOn w:val="Standard"/>
    <w:uiPriority w:val="34"/>
    <w:qFormat/>
    <w:rsid w:val="003A54A2"/>
    <w:pPr>
      <w:ind w:left="720"/>
      <w:contextualSpacing/>
    </w:pPr>
  </w:style>
  <w:style w:type="paragraph" w:styleId="Verzeichnis2">
    <w:name w:val="toc 2"/>
    <w:basedOn w:val="Standard"/>
    <w:next w:val="Standard"/>
    <w:autoRedefine/>
    <w:uiPriority w:val="39"/>
    <w:unhideWhenUsed/>
    <w:rsid w:val="001A7F24"/>
    <w:pPr>
      <w:spacing w:after="100"/>
      <w:ind w:left="240"/>
    </w:pPr>
  </w:style>
  <w:style w:type="paragraph" w:styleId="Kopfzeile">
    <w:name w:val="header"/>
    <w:basedOn w:val="Standard"/>
    <w:link w:val="KopfzeileZchn"/>
    <w:uiPriority w:val="99"/>
    <w:semiHidden/>
    <w:unhideWhenUsed/>
    <w:rsid w:val="00D72A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D72A02"/>
    <w:rPr>
      <w:rFonts w:ascii="Times New Roman" w:hAnsi="Times New Roman"/>
      <w:sz w:val="24"/>
    </w:rPr>
  </w:style>
  <w:style w:type="paragraph" w:styleId="Beschriftung">
    <w:name w:val="caption"/>
    <w:basedOn w:val="Standard"/>
    <w:next w:val="Standard"/>
    <w:uiPriority w:val="35"/>
    <w:unhideWhenUsed/>
    <w:qFormat/>
    <w:rsid w:val="00930360"/>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406D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06D6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06D65"/>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406D65"/>
    <w:rPr>
      <w:rFonts w:eastAsiaTheme="minorEastAsia"/>
      <w:color w:val="5A5A5A" w:themeColor="text1" w:themeTint="A5"/>
      <w:spacing w:val="15"/>
    </w:rPr>
  </w:style>
  <w:style w:type="paragraph" w:styleId="Zitat">
    <w:name w:val="Quote"/>
    <w:basedOn w:val="Standard"/>
    <w:next w:val="Standard"/>
    <w:link w:val="ZitatZchn"/>
    <w:uiPriority w:val="29"/>
    <w:qFormat/>
    <w:rsid w:val="00406D65"/>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06D65"/>
    <w:rPr>
      <w:rFonts w:ascii="Times New Roman" w:hAnsi="Times New Roman"/>
      <w:i/>
      <w:iCs/>
      <w:color w:val="404040" w:themeColor="text1" w:themeTint="BF"/>
      <w:sz w:val="24"/>
    </w:rPr>
  </w:style>
  <w:style w:type="character" w:styleId="SchwacherVerweis">
    <w:name w:val="Subtle Reference"/>
    <w:basedOn w:val="Absatz-Standardschriftart"/>
    <w:uiPriority w:val="31"/>
    <w:qFormat/>
    <w:rsid w:val="00406D65"/>
    <w:rPr>
      <w:smallCaps/>
      <w:color w:val="5A5A5A" w:themeColor="text1" w:themeTint="A5"/>
    </w:rPr>
  </w:style>
  <w:style w:type="character" w:styleId="IntensiverVerweis">
    <w:name w:val="Intense Reference"/>
    <w:basedOn w:val="Absatz-Standardschriftart"/>
    <w:uiPriority w:val="32"/>
    <w:qFormat/>
    <w:rsid w:val="00406D65"/>
    <w:rPr>
      <w:b/>
      <w:bCs/>
      <w:smallCaps/>
      <w:color w:val="4472C4" w:themeColor="accent1"/>
      <w:spacing w:val="5"/>
    </w:rPr>
  </w:style>
  <w:style w:type="character" w:styleId="Buchtitel">
    <w:name w:val="Book Title"/>
    <w:basedOn w:val="Absatz-Standardschriftart"/>
    <w:uiPriority w:val="33"/>
    <w:qFormat/>
    <w:rsid w:val="00406D65"/>
    <w:rPr>
      <w:b/>
      <w:bCs/>
      <w:i/>
      <w:iCs/>
      <w:spacing w:val="5"/>
    </w:rPr>
  </w:style>
  <w:style w:type="paragraph" w:styleId="Verzeichnis3">
    <w:name w:val="toc 3"/>
    <w:basedOn w:val="Standard"/>
    <w:next w:val="Standard"/>
    <w:autoRedefine/>
    <w:uiPriority w:val="39"/>
    <w:unhideWhenUsed/>
    <w:rsid w:val="00054308"/>
    <w:pPr>
      <w:spacing w:after="100"/>
      <w:ind w:left="480"/>
    </w:pPr>
  </w:style>
  <w:style w:type="paragraph" w:styleId="Literaturverzeichnis">
    <w:name w:val="Bibliography"/>
    <w:basedOn w:val="Standard"/>
    <w:next w:val="Standard"/>
    <w:uiPriority w:val="37"/>
    <w:unhideWhenUsed/>
    <w:rsid w:val="00EF41DE"/>
  </w:style>
  <w:style w:type="paragraph" w:styleId="KeinLeerraum">
    <w:name w:val="No Spacing"/>
    <w:uiPriority w:val="1"/>
    <w:qFormat/>
    <w:rsid w:val="00386A2D"/>
    <w:pPr>
      <w:spacing w:after="0" w:line="240" w:lineRule="auto"/>
    </w:pPr>
  </w:style>
  <w:style w:type="character" w:styleId="Fett">
    <w:name w:val="Strong"/>
    <w:basedOn w:val="Absatz-Standardschriftart"/>
    <w:uiPriority w:val="22"/>
    <w:qFormat/>
    <w:rsid w:val="00DC3531"/>
    <w:rPr>
      <w:b/>
      <w:bCs/>
    </w:rPr>
  </w:style>
  <w:style w:type="paragraph" w:styleId="Funotentext">
    <w:name w:val="footnote text"/>
    <w:basedOn w:val="Standard"/>
    <w:link w:val="FunotentextZchn"/>
    <w:uiPriority w:val="99"/>
    <w:semiHidden/>
    <w:unhideWhenUsed/>
    <w:rsid w:val="00C2759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59B"/>
    <w:rPr>
      <w:rFonts w:ascii="Times New Roman" w:hAnsi="Times New Roman"/>
      <w:sz w:val="20"/>
      <w:szCs w:val="20"/>
    </w:rPr>
  </w:style>
  <w:style w:type="character" w:styleId="Funotenzeichen">
    <w:name w:val="footnote reference"/>
    <w:basedOn w:val="Absatz-Standardschriftart"/>
    <w:uiPriority w:val="99"/>
    <w:semiHidden/>
    <w:unhideWhenUsed/>
    <w:rsid w:val="00C2759B"/>
    <w:rPr>
      <w:vertAlign w:val="superscript"/>
    </w:rPr>
  </w:style>
  <w:style w:type="paragraph" w:styleId="Index1">
    <w:name w:val="index 1"/>
    <w:basedOn w:val="Standard"/>
    <w:next w:val="Standard"/>
    <w:autoRedefine/>
    <w:uiPriority w:val="99"/>
    <w:semiHidden/>
    <w:unhideWhenUsed/>
    <w:rsid w:val="00240398"/>
    <w:pPr>
      <w:spacing w:after="0" w:line="240" w:lineRule="auto"/>
      <w:ind w:left="240" w:hanging="240"/>
    </w:pPr>
  </w:style>
  <w:style w:type="paragraph" w:styleId="Sprechblasentext">
    <w:name w:val="Balloon Text"/>
    <w:basedOn w:val="Standard"/>
    <w:link w:val="SprechblasentextZchn"/>
    <w:uiPriority w:val="99"/>
    <w:semiHidden/>
    <w:unhideWhenUsed/>
    <w:rsid w:val="005803F4"/>
    <w:pPr>
      <w:spacing w:after="0" w:line="240" w:lineRule="auto"/>
    </w:pPr>
    <w:rPr>
      <w:rFonts w:cs="Times New Roman"/>
      <w:sz w:val="18"/>
      <w:szCs w:val="18"/>
    </w:rPr>
  </w:style>
  <w:style w:type="character" w:customStyle="1" w:styleId="SprechblasentextZchn">
    <w:name w:val="Sprechblasentext Zchn"/>
    <w:basedOn w:val="Absatz-Standardschriftart"/>
    <w:link w:val="Sprechblasentext"/>
    <w:uiPriority w:val="99"/>
    <w:semiHidden/>
    <w:rsid w:val="005803F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810">
      <w:bodyDiv w:val="1"/>
      <w:marLeft w:val="0"/>
      <w:marRight w:val="0"/>
      <w:marTop w:val="0"/>
      <w:marBottom w:val="0"/>
      <w:divBdr>
        <w:top w:val="none" w:sz="0" w:space="0" w:color="auto"/>
        <w:left w:val="none" w:sz="0" w:space="0" w:color="auto"/>
        <w:bottom w:val="none" w:sz="0" w:space="0" w:color="auto"/>
        <w:right w:val="none" w:sz="0" w:space="0" w:color="auto"/>
      </w:divBdr>
    </w:div>
    <w:div w:id="8138997">
      <w:bodyDiv w:val="1"/>
      <w:marLeft w:val="0"/>
      <w:marRight w:val="0"/>
      <w:marTop w:val="0"/>
      <w:marBottom w:val="0"/>
      <w:divBdr>
        <w:top w:val="none" w:sz="0" w:space="0" w:color="auto"/>
        <w:left w:val="none" w:sz="0" w:space="0" w:color="auto"/>
        <w:bottom w:val="none" w:sz="0" w:space="0" w:color="auto"/>
        <w:right w:val="none" w:sz="0" w:space="0" w:color="auto"/>
      </w:divBdr>
    </w:div>
    <w:div w:id="9068111">
      <w:bodyDiv w:val="1"/>
      <w:marLeft w:val="0"/>
      <w:marRight w:val="0"/>
      <w:marTop w:val="0"/>
      <w:marBottom w:val="0"/>
      <w:divBdr>
        <w:top w:val="none" w:sz="0" w:space="0" w:color="auto"/>
        <w:left w:val="none" w:sz="0" w:space="0" w:color="auto"/>
        <w:bottom w:val="none" w:sz="0" w:space="0" w:color="auto"/>
        <w:right w:val="none" w:sz="0" w:space="0" w:color="auto"/>
      </w:divBdr>
    </w:div>
    <w:div w:id="11609697">
      <w:bodyDiv w:val="1"/>
      <w:marLeft w:val="0"/>
      <w:marRight w:val="0"/>
      <w:marTop w:val="0"/>
      <w:marBottom w:val="0"/>
      <w:divBdr>
        <w:top w:val="none" w:sz="0" w:space="0" w:color="auto"/>
        <w:left w:val="none" w:sz="0" w:space="0" w:color="auto"/>
        <w:bottom w:val="none" w:sz="0" w:space="0" w:color="auto"/>
        <w:right w:val="none" w:sz="0" w:space="0" w:color="auto"/>
      </w:divBdr>
    </w:div>
    <w:div w:id="12457142">
      <w:bodyDiv w:val="1"/>
      <w:marLeft w:val="0"/>
      <w:marRight w:val="0"/>
      <w:marTop w:val="0"/>
      <w:marBottom w:val="0"/>
      <w:divBdr>
        <w:top w:val="none" w:sz="0" w:space="0" w:color="auto"/>
        <w:left w:val="none" w:sz="0" w:space="0" w:color="auto"/>
        <w:bottom w:val="none" w:sz="0" w:space="0" w:color="auto"/>
        <w:right w:val="none" w:sz="0" w:space="0" w:color="auto"/>
      </w:divBdr>
    </w:div>
    <w:div w:id="15889023">
      <w:bodyDiv w:val="1"/>
      <w:marLeft w:val="0"/>
      <w:marRight w:val="0"/>
      <w:marTop w:val="0"/>
      <w:marBottom w:val="0"/>
      <w:divBdr>
        <w:top w:val="none" w:sz="0" w:space="0" w:color="auto"/>
        <w:left w:val="none" w:sz="0" w:space="0" w:color="auto"/>
        <w:bottom w:val="none" w:sz="0" w:space="0" w:color="auto"/>
        <w:right w:val="none" w:sz="0" w:space="0" w:color="auto"/>
      </w:divBdr>
    </w:div>
    <w:div w:id="17048173">
      <w:bodyDiv w:val="1"/>
      <w:marLeft w:val="0"/>
      <w:marRight w:val="0"/>
      <w:marTop w:val="0"/>
      <w:marBottom w:val="0"/>
      <w:divBdr>
        <w:top w:val="none" w:sz="0" w:space="0" w:color="auto"/>
        <w:left w:val="none" w:sz="0" w:space="0" w:color="auto"/>
        <w:bottom w:val="none" w:sz="0" w:space="0" w:color="auto"/>
        <w:right w:val="none" w:sz="0" w:space="0" w:color="auto"/>
      </w:divBdr>
    </w:div>
    <w:div w:id="18703561">
      <w:bodyDiv w:val="1"/>
      <w:marLeft w:val="0"/>
      <w:marRight w:val="0"/>
      <w:marTop w:val="0"/>
      <w:marBottom w:val="0"/>
      <w:divBdr>
        <w:top w:val="none" w:sz="0" w:space="0" w:color="auto"/>
        <w:left w:val="none" w:sz="0" w:space="0" w:color="auto"/>
        <w:bottom w:val="none" w:sz="0" w:space="0" w:color="auto"/>
        <w:right w:val="none" w:sz="0" w:space="0" w:color="auto"/>
      </w:divBdr>
    </w:div>
    <w:div w:id="22443947">
      <w:bodyDiv w:val="1"/>
      <w:marLeft w:val="0"/>
      <w:marRight w:val="0"/>
      <w:marTop w:val="0"/>
      <w:marBottom w:val="0"/>
      <w:divBdr>
        <w:top w:val="none" w:sz="0" w:space="0" w:color="auto"/>
        <w:left w:val="none" w:sz="0" w:space="0" w:color="auto"/>
        <w:bottom w:val="none" w:sz="0" w:space="0" w:color="auto"/>
        <w:right w:val="none" w:sz="0" w:space="0" w:color="auto"/>
      </w:divBdr>
    </w:div>
    <w:div w:id="25061008">
      <w:bodyDiv w:val="1"/>
      <w:marLeft w:val="0"/>
      <w:marRight w:val="0"/>
      <w:marTop w:val="0"/>
      <w:marBottom w:val="0"/>
      <w:divBdr>
        <w:top w:val="none" w:sz="0" w:space="0" w:color="auto"/>
        <w:left w:val="none" w:sz="0" w:space="0" w:color="auto"/>
        <w:bottom w:val="none" w:sz="0" w:space="0" w:color="auto"/>
        <w:right w:val="none" w:sz="0" w:space="0" w:color="auto"/>
      </w:divBdr>
    </w:div>
    <w:div w:id="26415237">
      <w:bodyDiv w:val="1"/>
      <w:marLeft w:val="0"/>
      <w:marRight w:val="0"/>
      <w:marTop w:val="0"/>
      <w:marBottom w:val="0"/>
      <w:divBdr>
        <w:top w:val="none" w:sz="0" w:space="0" w:color="auto"/>
        <w:left w:val="none" w:sz="0" w:space="0" w:color="auto"/>
        <w:bottom w:val="none" w:sz="0" w:space="0" w:color="auto"/>
        <w:right w:val="none" w:sz="0" w:space="0" w:color="auto"/>
      </w:divBdr>
    </w:div>
    <w:div w:id="34889457">
      <w:bodyDiv w:val="1"/>
      <w:marLeft w:val="0"/>
      <w:marRight w:val="0"/>
      <w:marTop w:val="0"/>
      <w:marBottom w:val="0"/>
      <w:divBdr>
        <w:top w:val="none" w:sz="0" w:space="0" w:color="auto"/>
        <w:left w:val="none" w:sz="0" w:space="0" w:color="auto"/>
        <w:bottom w:val="none" w:sz="0" w:space="0" w:color="auto"/>
        <w:right w:val="none" w:sz="0" w:space="0" w:color="auto"/>
      </w:divBdr>
    </w:div>
    <w:div w:id="35934846">
      <w:bodyDiv w:val="1"/>
      <w:marLeft w:val="0"/>
      <w:marRight w:val="0"/>
      <w:marTop w:val="0"/>
      <w:marBottom w:val="0"/>
      <w:divBdr>
        <w:top w:val="none" w:sz="0" w:space="0" w:color="auto"/>
        <w:left w:val="none" w:sz="0" w:space="0" w:color="auto"/>
        <w:bottom w:val="none" w:sz="0" w:space="0" w:color="auto"/>
        <w:right w:val="none" w:sz="0" w:space="0" w:color="auto"/>
      </w:divBdr>
    </w:div>
    <w:div w:id="38365212">
      <w:bodyDiv w:val="1"/>
      <w:marLeft w:val="0"/>
      <w:marRight w:val="0"/>
      <w:marTop w:val="0"/>
      <w:marBottom w:val="0"/>
      <w:divBdr>
        <w:top w:val="none" w:sz="0" w:space="0" w:color="auto"/>
        <w:left w:val="none" w:sz="0" w:space="0" w:color="auto"/>
        <w:bottom w:val="none" w:sz="0" w:space="0" w:color="auto"/>
        <w:right w:val="none" w:sz="0" w:space="0" w:color="auto"/>
      </w:divBdr>
    </w:div>
    <w:div w:id="40789756">
      <w:bodyDiv w:val="1"/>
      <w:marLeft w:val="0"/>
      <w:marRight w:val="0"/>
      <w:marTop w:val="0"/>
      <w:marBottom w:val="0"/>
      <w:divBdr>
        <w:top w:val="none" w:sz="0" w:space="0" w:color="auto"/>
        <w:left w:val="none" w:sz="0" w:space="0" w:color="auto"/>
        <w:bottom w:val="none" w:sz="0" w:space="0" w:color="auto"/>
        <w:right w:val="none" w:sz="0" w:space="0" w:color="auto"/>
      </w:divBdr>
    </w:div>
    <w:div w:id="40836699">
      <w:bodyDiv w:val="1"/>
      <w:marLeft w:val="0"/>
      <w:marRight w:val="0"/>
      <w:marTop w:val="0"/>
      <w:marBottom w:val="0"/>
      <w:divBdr>
        <w:top w:val="none" w:sz="0" w:space="0" w:color="auto"/>
        <w:left w:val="none" w:sz="0" w:space="0" w:color="auto"/>
        <w:bottom w:val="none" w:sz="0" w:space="0" w:color="auto"/>
        <w:right w:val="none" w:sz="0" w:space="0" w:color="auto"/>
      </w:divBdr>
    </w:div>
    <w:div w:id="41560481">
      <w:bodyDiv w:val="1"/>
      <w:marLeft w:val="0"/>
      <w:marRight w:val="0"/>
      <w:marTop w:val="0"/>
      <w:marBottom w:val="0"/>
      <w:divBdr>
        <w:top w:val="none" w:sz="0" w:space="0" w:color="auto"/>
        <w:left w:val="none" w:sz="0" w:space="0" w:color="auto"/>
        <w:bottom w:val="none" w:sz="0" w:space="0" w:color="auto"/>
        <w:right w:val="none" w:sz="0" w:space="0" w:color="auto"/>
      </w:divBdr>
    </w:div>
    <w:div w:id="48695934">
      <w:bodyDiv w:val="1"/>
      <w:marLeft w:val="0"/>
      <w:marRight w:val="0"/>
      <w:marTop w:val="0"/>
      <w:marBottom w:val="0"/>
      <w:divBdr>
        <w:top w:val="none" w:sz="0" w:space="0" w:color="auto"/>
        <w:left w:val="none" w:sz="0" w:space="0" w:color="auto"/>
        <w:bottom w:val="none" w:sz="0" w:space="0" w:color="auto"/>
        <w:right w:val="none" w:sz="0" w:space="0" w:color="auto"/>
      </w:divBdr>
    </w:div>
    <w:div w:id="57436183">
      <w:bodyDiv w:val="1"/>
      <w:marLeft w:val="0"/>
      <w:marRight w:val="0"/>
      <w:marTop w:val="0"/>
      <w:marBottom w:val="0"/>
      <w:divBdr>
        <w:top w:val="none" w:sz="0" w:space="0" w:color="auto"/>
        <w:left w:val="none" w:sz="0" w:space="0" w:color="auto"/>
        <w:bottom w:val="none" w:sz="0" w:space="0" w:color="auto"/>
        <w:right w:val="none" w:sz="0" w:space="0" w:color="auto"/>
      </w:divBdr>
    </w:div>
    <w:div w:id="57486426">
      <w:bodyDiv w:val="1"/>
      <w:marLeft w:val="0"/>
      <w:marRight w:val="0"/>
      <w:marTop w:val="0"/>
      <w:marBottom w:val="0"/>
      <w:divBdr>
        <w:top w:val="none" w:sz="0" w:space="0" w:color="auto"/>
        <w:left w:val="none" w:sz="0" w:space="0" w:color="auto"/>
        <w:bottom w:val="none" w:sz="0" w:space="0" w:color="auto"/>
        <w:right w:val="none" w:sz="0" w:space="0" w:color="auto"/>
      </w:divBdr>
    </w:div>
    <w:div w:id="59135784">
      <w:bodyDiv w:val="1"/>
      <w:marLeft w:val="0"/>
      <w:marRight w:val="0"/>
      <w:marTop w:val="0"/>
      <w:marBottom w:val="0"/>
      <w:divBdr>
        <w:top w:val="none" w:sz="0" w:space="0" w:color="auto"/>
        <w:left w:val="none" w:sz="0" w:space="0" w:color="auto"/>
        <w:bottom w:val="none" w:sz="0" w:space="0" w:color="auto"/>
        <w:right w:val="none" w:sz="0" w:space="0" w:color="auto"/>
      </w:divBdr>
    </w:div>
    <w:div w:id="63069290">
      <w:bodyDiv w:val="1"/>
      <w:marLeft w:val="0"/>
      <w:marRight w:val="0"/>
      <w:marTop w:val="0"/>
      <w:marBottom w:val="0"/>
      <w:divBdr>
        <w:top w:val="none" w:sz="0" w:space="0" w:color="auto"/>
        <w:left w:val="none" w:sz="0" w:space="0" w:color="auto"/>
        <w:bottom w:val="none" w:sz="0" w:space="0" w:color="auto"/>
        <w:right w:val="none" w:sz="0" w:space="0" w:color="auto"/>
      </w:divBdr>
    </w:div>
    <w:div w:id="64496084">
      <w:bodyDiv w:val="1"/>
      <w:marLeft w:val="0"/>
      <w:marRight w:val="0"/>
      <w:marTop w:val="0"/>
      <w:marBottom w:val="0"/>
      <w:divBdr>
        <w:top w:val="none" w:sz="0" w:space="0" w:color="auto"/>
        <w:left w:val="none" w:sz="0" w:space="0" w:color="auto"/>
        <w:bottom w:val="none" w:sz="0" w:space="0" w:color="auto"/>
        <w:right w:val="none" w:sz="0" w:space="0" w:color="auto"/>
      </w:divBdr>
    </w:div>
    <w:div w:id="65998893">
      <w:bodyDiv w:val="1"/>
      <w:marLeft w:val="0"/>
      <w:marRight w:val="0"/>
      <w:marTop w:val="0"/>
      <w:marBottom w:val="0"/>
      <w:divBdr>
        <w:top w:val="none" w:sz="0" w:space="0" w:color="auto"/>
        <w:left w:val="none" w:sz="0" w:space="0" w:color="auto"/>
        <w:bottom w:val="none" w:sz="0" w:space="0" w:color="auto"/>
        <w:right w:val="none" w:sz="0" w:space="0" w:color="auto"/>
      </w:divBdr>
    </w:div>
    <w:div w:id="66733321">
      <w:bodyDiv w:val="1"/>
      <w:marLeft w:val="0"/>
      <w:marRight w:val="0"/>
      <w:marTop w:val="0"/>
      <w:marBottom w:val="0"/>
      <w:divBdr>
        <w:top w:val="none" w:sz="0" w:space="0" w:color="auto"/>
        <w:left w:val="none" w:sz="0" w:space="0" w:color="auto"/>
        <w:bottom w:val="none" w:sz="0" w:space="0" w:color="auto"/>
        <w:right w:val="none" w:sz="0" w:space="0" w:color="auto"/>
      </w:divBdr>
    </w:div>
    <w:div w:id="67070889">
      <w:bodyDiv w:val="1"/>
      <w:marLeft w:val="0"/>
      <w:marRight w:val="0"/>
      <w:marTop w:val="0"/>
      <w:marBottom w:val="0"/>
      <w:divBdr>
        <w:top w:val="none" w:sz="0" w:space="0" w:color="auto"/>
        <w:left w:val="none" w:sz="0" w:space="0" w:color="auto"/>
        <w:bottom w:val="none" w:sz="0" w:space="0" w:color="auto"/>
        <w:right w:val="none" w:sz="0" w:space="0" w:color="auto"/>
      </w:divBdr>
    </w:div>
    <w:div w:id="69544999">
      <w:bodyDiv w:val="1"/>
      <w:marLeft w:val="0"/>
      <w:marRight w:val="0"/>
      <w:marTop w:val="0"/>
      <w:marBottom w:val="0"/>
      <w:divBdr>
        <w:top w:val="none" w:sz="0" w:space="0" w:color="auto"/>
        <w:left w:val="none" w:sz="0" w:space="0" w:color="auto"/>
        <w:bottom w:val="none" w:sz="0" w:space="0" w:color="auto"/>
        <w:right w:val="none" w:sz="0" w:space="0" w:color="auto"/>
      </w:divBdr>
    </w:div>
    <w:div w:id="79328625">
      <w:bodyDiv w:val="1"/>
      <w:marLeft w:val="0"/>
      <w:marRight w:val="0"/>
      <w:marTop w:val="0"/>
      <w:marBottom w:val="0"/>
      <w:divBdr>
        <w:top w:val="none" w:sz="0" w:space="0" w:color="auto"/>
        <w:left w:val="none" w:sz="0" w:space="0" w:color="auto"/>
        <w:bottom w:val="none" w:sz="0" w:space="0" w:color="auto"/>
        <w:right w:val="none" w:sz="0" w:space="0" w:color="auto"/>
      </w:divBdr>
    </w:div>
    <w:div w:id="89279834">
      <w:bodyDiv w:val="1"/>
      <w:marLeft w:val="0"/>
      <w:marRight w:val="0"/>
      <w:marTop w:val="0"/>
      <w:marBottom w:val="0"/>
      <w:divBdr>
        <w:top w:val="none" w:sz="0" w:space="0" w:color="auto"/>
        <w:left w:val="none" w:sz="0" w:space="0" w:color="auto"/>
        <w:bottom w:val="none" w:sz="0" w:space="0" w:color="auto"/>
        <w:right w:val="none" w:sz="0" w:space="0" w:color="auto"/>
      </w:divBdr>
    </w:div>
    <w:div w:id="97794550">
      <w:bodyDiv w:val="1"/>
      <w:marLeft w:val="0"/>
      <w:marRight w:val="0"/>
      <w:marTop w:val="0"/>
      <w:marBottom w:val="0"/>
      <w:divBdr>
        <w:top w:val="none" w:sz="0" w:space="0" w:color="auto"/>
        <w:left w:val="none" w:sz="0" w:space="0" w:color="auto"/>
        <w:bottom w:val="none" w:sz="0" w:space="0" w:color="auto"/>
        <w:right w:val="none" w:sz="0" w:space="0" w:color="auto"/>
      </w:divBdr>
    </w:div>
    <w:div w:id="98524511">
      <w:bodyDiv w:val="1"/>
      <w:marLeft w:val="0"/>
      <w:marRight w:val="0"/>
      <w:marTop w:val="0"/>
      <w:marBottom w:val="0"/>
      <w:divBdr>
        <w:top w:val="none" w:sz="0" w:space="0" w:color="auto"/>
        <w:left w:val="none" w:sz="0" w:space="0" w:color="auto"/>
        <w:bottom w:val="none" w:sz="0" w:space="0" w:color="auto"/>
        <w:right w:val="none" w:sz="0" w:space="0" w:color="auto"/>
      </w:divBdr>
    </w:div>
    <w:div w:id="99306231">
      <w:bodyDiv w:val="1"/>
      <w:marLeft w:val="0"/>
      <w:marRight w:val="0"/>
      <w:marTop w:val="0"/>
      <w:marBottom w:val="0"/>
      <w:divBdr>
        <w:top w:val="none" w:sz="0" w:space="0" w:color="auto"/>
        <w:left w:val="none" w:sz="0" w:space="0" w:color="auto"/>
        <w:bottom w:val="none" w:sz="0" w:space="0" w:color="auto"/>
        <w:right w:val="none" w:sz="0" w:space="0" w:color="auto"/>
      </w:divBdr>
    </w:div>
    <w:div w:id="107311304">
      <w:bodyDiv w:val="1"/>
      <w:marLeft w:val="0"/>
      <w:marRight w:val="0"/>
      <w:marTop w:val="0"/>
      <w:marBottom w:val="0"/>
      <w:divBdr>
        <w:top w:val="none" w:sz="0" w:space="0" w:color="auto"/>
        <w:left w:val="none" w:sz="0" w:space="0" w:color="auto"/>
        <w:bottom w:val="none" w:sz="0" w:space="0" w:color="auto"/>
        <w:right w:val="none" w:sz="0" w:space="0" w:color="auto"/>
      </w:divBdr>
    </w:div>
    <w:div w:id="111749279">
      <w:bodyDiv w:val="1"/>
      <w:marLeft w:val="0"/>
      <w:marRight w:val="0"/>
      <w:marTop w:val="0"/>
      <w:marBottom w:val="0"/>
      <w:divBdr>
        <w:top w:val="none" w:sz="0" w:space="0" w:color="auto"/>
        <w:left w:val="none" w:sz="0" w:space="0" w:color="auto"/>
        <w:bottom w:val="none" w:sz="0" w:space="0" w:color="auto"/>
        <w:right w:val="none" w:sz="0" w:space="0" w:color="auto"/>
      </w:divBdr>
    </w:div>
    <w:div w:id="113789785">
      <w:bodyDiv w:val="1"/>
      <w:marLeft w:val="0"/>
      <w:marRight w:val="0"/>
      <w:marTop w:val="0"/>
      <w:marBottom w:val="0"/>
      <w:divBdr>
        <w:top w:val="none" w:sz="0" w:space="0" w:color="auto"/>
        <w:left w:val="none" w:sz="0" w:space="0" w:color="auto"/>
        <w:bottom w:val="none" w:sz="0" w:space="0" w:color="auto"/>
        <w:right w:val="none" w:sz="0" w:space="0" w:color="auto"/>
      </w:divBdr>
    </w:div>
    <w:div w:id="113983090">
      <w:bodyDiv w:val="1"/>
      <w:marLeft w:val="0"/>
      <w:marRight w:val="0"/>
      <w:marTop w:val="0"/>
      <w:marBottom w:val="0"/>
      <w:divBdr>
        <w:top w:val="none" w:sz="0" w:space="0" w:color="auto"/>
        <w:left w:val="none" w:sz="0" w:space="0" w:color="auto"/>
        <w:bottom w:val="none" w:sz="0" w:space="0" w:color="auto"/>
        <w:right w:val="none" w:sz="0" w:space="0" w:color="auto"/>
      </w:divBdr>
    </w:div>
    <w:div w:id="116146487">
      <w:bodyDiv w:val="1"/>
      <w:marLeft w:val="0"/>
      <w:marRight w:val="0"/>
      <w:marTop w:val="0"/>
      <w:marBottom w:val="0"/>
      <w:divBdr>
        <w:top w:val="none" w:sz="0" w:space="0" w:color="auto"/>
        <w:left w:val="none" w:sz="0" w:space="0" w:color="auto"/>
        <w:bottom w:val="none" w:sz="0" w:space="0" w:color="auto"/>
        <w:right w:val="none" w:sz="0" w:space="0" w:color="auto"/>
      </w:divBdr>
    </w:div>
    <w:div w:id="118451125">
      <w:bodyDiv w:val="1"/>
      <w:marLeft w:val="0"/>
      <w:marRight w:val="0"/>
      <w:marTop w:val="0"/>
      <w:marBottom w:val="0"/>
      <w:divBdr>
        <w:top w:val="none" w:sz="0" w:space="0" w:color="auto"/>
        <w:left w:val="none" w:sz="0" w:space="0" w:color="auto"/>
        <w:bottom w:val="none" w:sz="0" w:space="0" w:color="auto"/>
        <w:right w:val="none" w:sz="0" w:space="0" w:color="auto"/>
      </w:divBdr>
    </w:div>
    <w:div w:id="119301867">
      <w:bodyDiv w:val="1"/>
      <w:marLeft w:val="0"/>
      <w:marRight w:val="0"/>
      <w:marTop w:val="0"/>
      <w:marBottom w:val="0"/>
      <w:divBdr>
        <w:top w:val="none" w:sz="0" w:space="0" w:color="auto"/>
        <w:left w:val="none" w:sz="0" w:space="0" w:color="auto"/>
        <w:bottom w:val="none" w:sz="0" w:space="0" w:color="auto"/>
        <w:right w:val="none" w:sz="0" w:space="0" w:color="auto"/>
      </w:divBdr>
    </w:div>
    <w:div w:id="120609556">
      <w:bodyDiv w:val="1"/>
      <w:marLeft w:val="0"/>
      <w:marRight w:val="0"/>
      <w:marTop w:val="0"/>
      <w:marBottom w:val="0"/>
      <w:divBdr>
        <w:top w:val="none" w:sz="0" w:space="0" w:color="auto"/>
        <w:left w:val="none" w:sz="0" w:space="0" w:color="auto"/>
        <w:bottom w:val="none" w:sz="0" w:space="0" w:color="auto"/>
        <w:right w:val="none" w:sz="0" w:space="0" w:color="auto"/>
      </w:divBdr>
    </w:div>
    <w:div w:id="124856617">
      <w:bodyDiv w:val="1"/>
      <w:marLeft w:val="0"/>
      <w:marRight w:val="0"/>
      <w:marTop w:val="0"/>
      <w:marBottom w:val="0"/>
      <w:divBdr>
        <w:top w:val="none" w:sz="0" w:space="0" w:color="auto"/>
        <w:left w:val="none" w:sz="0" w:space="0" w:color="auto"/>
        <w:bottom w:val="none" w:sz="0" w:space="0" w:color="auto"/>
        <w:right w:val="none" w:sz="0" w:space="0" w:color="auto"/>
      </w:divBdr>
    </w:div>
    <w:div w:id="131139141">
      <w:bodyDiv w:val="1"/>
      <w:marLeft w:val="0"/>
      <w:marRight w:val="0"/>
      <w:marTop w:val="0"/>
      <w:marBottom w:val="0"/>
      <w:divBdr>
        <w:top w:val="none" w:sz="0" w:space="0" w:color="auto"/>
        <w:left w:val="none" w:sz="0" w:space="0" w:color="auto"/>
        <w:bottom w:val="none" w:sz="0" w:space="0" w:color="auto"/>
        <w:right w:val="none" w:sz="0" w:space="0" w:color="auto"/>
      </w:divBdr>
    </w:div>
    <w:div w:id="132017651">
      <w:bodyDiv w:val="1"/>
      <w:marLeft w:val="0"/>
      <w:marRight w:val="0"/>
      <w:marTop w:val="0"/>
      <w:marBottom w:val="0"/>
      <w:divBdr>
        <w:top w:val="none" w:sz="0" w:space="0" w:color="auto"/>
        <w:left w:val="none" w:sz="0" w:space="0" w:color="auto"/>
        <w:bottom w:val="none" w:sz="0" w:space="0" w:color="auto"/>
        <w:right w:val="none" w:sz="0" w:space="0" w:color="auto"/>
      </w:divBdr>
    </w:div>
    <w:div w:id="132453878">
      <w:bodyDiv w:val="1"/>
      <w:marLeft w:val="0"/>
      <w:marRight w:val="0"/>
      <w:marTop w:val="0"/>
      <w:marBottom w:val="0"/>
      <w:divBdr>
        <w:top w:val="none" w:sz="0" w:space="0" w:color="auto"/>
        <w:left w:val="none" w:sz="0" w:space="0" w:color="auto"/>
        <w:bottom w:val="none" w:sz="0" w:space="0" w:color="auto"/>
        <w:right w:val="none" w:sz="0" w:space="0" w:color="auto"/>
      </w:divBdr>
    </w:div>
    <w:div w:id="137890422">
      <w:bodyDiv w:val="1"/>
      <w:marLeft w:val="0"/>
      <w:marRight w:val="0"/>
      <w:marTop w:val="0"/>
      <w:marBottom w:val="0"/>
      <w:divBdr>
        <w:top w:val="none" w:sz="0" w:space="0" w:color="auto"/>
        <w:left w:val="none" w:sz="0" w:space="0" w:color="auto"/>
        <w:bottom w:val="none" w:sz="0" w:space="0" w:color="auto"/>
        <w:right w:val="none" w:sz="0" w:space="0" w:color="auto"/>
      </w:divBdr>
    </w:div>
    <w:div w:id="141846503">
      <w:bodyDiv w:val="1"/>
      <w:marLeft w:val="0"/>
      <w:marRight w:val="0"/>
      <w:marTop w:val="0"/>
      <w:marBottom w:val="0"/>
      <w:divBdr>
        <w:top w:val="none" w:sz="0" w:space="0" w:color="auto"/>
        <w:left w:val="none" w:sz="0" w:space="0" w:color="auto"/>
        <w:bottom w:val="none" w:sz="0" w:space="0" w:color="auto"/>
        <w:right w:val="none" w:sz="0" w:space="0" w:color="auto"/>
      </w:divBdr>
    </w:div>
    <w:div w:id="144661874">
      <w:bodyDiv w:val="1"/>
      <w:marLeft w:val="0"/>
      <w:marRight w:val="0"/>
      <w:marTop w:val="0"/>
      <w:marBottom w:val="0"/>
      <w:divBdr>
        <w:top w:val="none" w:sz="0" w:space="0" w:color="auto"/>
        <w:left w:val="none" w:sz="0" w:space="0" w:color="auto"/>
        <w:bottom w:val="none" w:sz="0" w:space="0" w:color="auto"/>
        <w:right w:val="none" w:sz="0" w:space="0" w:color="auto"/>
      </w:divBdr>
    </w:div>
    <w:div w:id="150102594">
      <w:bodyDiv w:val="1"/>
      <w:marLeft w:val="0"/>
      <w:marRight w:val="0"/>
      <w:marTop w:val="0"/>
      <w:marBottom w:val="0"/>
      <w:divBdr>
        <w:top w:val="none" w:sz="0" w:space="0" w:color="auto"/>
        <w:left w:val="none" w:sz="0" w:space="0" w:color="auto"/>
        <w:bottom w:val="none" w:sz="0" w:space="0" w:color="auto"/>
        <w:right w:val="none" w:sz="0" w:space="0" w:color="auto"/>
      </w:divBdr>
    </w:div>
    <w:div w:id="151146941">
      <w:bodyDiv w:val="1"/>
      <w:marLeft w:val="0"/>
      <w:marRight w:val="0"/>
      <w:marTop w:val="0"/>
      <w:marBottom w:val="0"/>
      <w:divBdr>
        <w:top w:val="none" w:sz="0" w:space="0" w:color="auto"/>
        <w:left w:val="none" w:sz="0" w:space="0" w:color="auto"/>
        <w:bottom w:val="none" w:sz="0" w:space="0" w:color="auto"/>
        <w:right w:val="none" w:sz="0" w:space="0" w:color="auto"/>
      </w:divBdr>
    </w:div>
    <w:div w:id="151725836">
      <w:bodyDiv w:val="1"/>
      <w:marLeft w:val="0"/>
      <w:marRight w:val="0"/>
      <w:marTop w:val="0"/>
      <w:marBottom w:val="0"/>
      <w:divBdr>
        <w:top w:val="none" w:sz="0" w:space="0" w:color="auto"/>
        <w:left w:val="none" w:sz="0" w:space="0" w:color="auto"/>
        <w:bottom w:val="none" w:sz="0" w:space="0" w:color="auto"/>
        <w:right w:val="none" w:sz="0" w:space="0" w:color="auto"/>
      </w:divBdr>
    </w:div>
    <w:div w:id="153494366">
      <w:bodyDiv w:val="1"/>
      <w:marLeft w:val="0"/>
      <w:marRight w:val="0"/>
      <w:marTop w:val="0"/>
      <w:marBottom w:val="0"/>
      <w:divBdr>
        <w:top w:val="none" w:sz="0" w:space="0" w:color="auto"/>
        <w:left w:val="none" w:sz="0" w:space="0" w:color="auto"/>
        <w:bottom w:val="none" w:sz="0" w:space="0" w:color="auto"/>
        <w:right w:val="none" w:sz="0" w:space="0" w:color="auto"/>
      </w:divBdr>
    </w:div>
    <w:div w:id="155003109">
      <w:bodyDiv w:val="1"/>
      <w:marLeft w:val="0"/>
      <w:marRight w:val="0"/>
      <w:marTop w:val="0"/>
      <w:marBottom w:val="0"/>
      <w:divBdr>
        <w:top w:val="none" w:sz="0" w:space="0" w:color="auto"/>
        <w:left w:val="none" w:sz="0" w:space="0" w:color="auto"/>
        <w:bottom w:val="none" w:sz="0" w:space="0" w:color="auto"/>
        <w:right w:val="none" w:sz="0" w:space="0" w:color="auto"/>
      </w:divBdr>
    </w:div>
    <w:div w:id="167331903">
      <w:bodyDiv w:val="1"/>
      <w:marLeft w:val="0"/>
      <w:marRight w:val="0"/>
      <w:marTop w:val="0"/>
      <w:marBottom w:val="0"/>
      <w:divBdr>
        <w:top w:val="none" w:sz="0" w:space="0" w:color="auto"/>
        <w:left w:val="none" w:sz="0" w:space="0" w:color="auto"/>
        <w:bottom w:val="none" w:sz="0" w:space="0" w:color="auto"/>
        <w:right w:val="none" w:sz="0" w:space="0" w:color="auto"/>
      </w:divBdr>
    </w:div>
    <w:div w:id="169878796">
      <w:bodyDiv w:val="1"/>
      <w:marLeft w:val="0"/>
      <w:marRight w:val="0"/>
      <w:marTop w:val="0"/>
      <w:marBottom w:val="0"/>
      <w:divBdr>
        <w:top w:val="none" w:sz="0" w:space="0" w:color="auto"/>
        <w:left w:val="none" w:sz="0" w:space="0" w:color="auto"/>
        <w:bottom w:val="none" w:sz="0" w:space="0" w:color="auto"/>
        <w:right w:val="none" w:sz="0" w:space="0" w:color="auto"/>
      </w:divBdr>
    </w:div>
    <w:div w:id="171385072">
      <w:bodyDiv w:val="1"/>
      <w:marLeft w:val="0"/>
      <w:marRight w:val="0"/>
      <w:marTop w:val="0"/>
      <w:marBottom w:val="0"/>
      <w:divBdr>
        <w:top w:val="none" w:sz="0" w:space="0" w:color="auto"/>
        <w:left w:val="none" w:sz="0" w:space="0" w:color="auto"/>
        <w:bottom w:val="none" w:sz="0" w:space="0" w:color="auto"/>
        <w:right w:val="none" w:sz="0" w:space="0" w:color="auto"/>
      </w:divBdr>
    </w:div>
    <w:div w:id="173152538">
      <w:bodyDiv w:val="1"/>
      <w:marLeft w:val="0"/>
      <w:marRight w:val="0"/>
      <w:marTop w:val="0"/>
      <w:marBottom w:val="0"/>
      <w:divBdr>
        <w:top w:val="none" w:sz="0" w:space="0" w:color="auto"/>
        <w:left w:val="none" w:sz="0" w:space="0" w:color="auto"/>
        <w:bottom w:val="none" w:sz="0" w:space="0" w:color="auto"/>
        <w:right w:val="none" w:sz="0" w:space="0" w:color="auto"/>
      </w:divBdr>
    </w:div>
    <w:div w:id="174151650">
      <w:bodyDiv w:val="1"/>
      <w:marLeft w:val="0"/>
      <w:marRight w:val="0"/>
      <w:marTop w:val="0"/>
      <w:marBottom w:val="0"/>
      <w:divBdr>
        <w:top w:val="none" w:sz="0" w:space="0" w:color="auto"/>
        <w:left w:val="none" w:sz="0" w:space="0" w:color="auto"/>
        <w:bottom w:val="none" w:sz="0" w:space="0" w:color="auto"/>
        <w:right w:val="none" w:sz="0" w:space="0" w:color="auto"/>
      </w:divBdr>
    </w:div>
    <w:div w:id="174468211">
      <w:bodyDiv w:val="1"/>
      <w:marLeft w:val="0"/>
      <w:marRight w:val="0"/>
      <w:marTop w:val="0"/>
      <w:marBottom w:val="0"/>
      <w:divBdr>
        <w:top w:val="none" w:sz="0" w:space="0" w:color="auto"/>
        <w:left w:val="none" w:sz="0" w:space="0" w:color="auto"/>
        <w:bottom w:val="none" w:sz="0" w:space="0" w:color="auto"/>
        <w:right w:val="none" w:sz="0" w:space="0" w:color="auto"/>
      </w:divBdr>
    </w:div>
    <w:div w:id="176507247">
      <w:bodyDiv w:val="1"/>
      <w:marLeft w:val="0"/>
      <w:marRight w:val="0"/>
      <w:marTop w:val="0"/>
      <w:marBottom w:val="0"/>
      <w:divBdr>
        <w:top w:val="none" w:sz="0" w:space="0" w:color="auto"/>
        <w:left w:val="none" w:sz="0" w:space="0" w:color="auto"/>
        <w:bottom w:val="none" w:sz="0" w:space="0" w:color="auto"/>
        <w:right w:val="none" w:sz="0" w:space="0" w:color="auto"/>
      </w:divBdr>
    </w:div>
    <w:div w:id="190147037">
      <w:bodyDiv w:val="1"/>
      <w:marLeft w:val="0"/>
      <w:marRight w:val="0"/>
      <w:marTop w:val="0"/>
      <w:marBottom w:val="0"/>
      <w:divBdr>
        <w:top w:val="none" w:sz="0" w:space="0" w:color="auto"/>
        <w:left w:val="none" w:sz="0" w:space="0" w:color="auto"/>
        <w:bottom w:val="none" w:sz="0" w:space="0" w:color="auto"/>
        <w:right w:val="none" w:sz="0" w:space="0" w:color="auto"/>
      </w:divBdr>
    </w:div>
    <w:div w:id="199321954">
      <w:bodyDiv w:val="1"/>
      <w:marLeft w:val="0"/>
      <w:marRight w:val="0"/>
      <w:marTop w:val="0"/>
      <w:marBottom w:val="0"/>
      <w:divBdr>
        <w:top w:val="none" w:sz="0" w:space="0" w:color="auto"/>
        <w:left w:val="none" w:sz="0" w:space="0" w:color="auto"/>
        <w:bottom w:val="none" w:sz="0" w:space="0" w:color="auto"/>
        <w:right w:val="none" w:sz="0" w:space="0" w:color="auto"/>
      </w:divBdr>
    </w:div>
    <w:div w:id="201288046">
      <w:bodyDiv w:val="1"/>
      <w:marLeft w:val="0"/>
      <w:marRight w:val="0"/>
      <w:marTop w:val="0"/>
      <w:marBottom w:val="0"/>
      <w:divBdr>
        <w:top w:val="none" w:sz="0" w:space="0" w:color="auto"/>
        <w:left w:val="none" w:sz="0" w:space="0" w:color="auto"/>
        <w:bottom w:val="none" w:sz="0" w:space="0" w:color="auto"/>
        <w:right w:val="none" w:sz="0" w:space="0" w:color="auto"/>
      </w:divBdr>
    </w:div>
    <w:div w:id="201789423">
      <w:bodyDiv w:val="1"/>
      <w:marLeft w:val="0"/>
      <w:marRight w:val="0"/>
      <w:marTop w:val="0"/>
      <w:marBottom w:val="0"/>
      <w:divBdr>
        <w:top w:val="none" w:sz="0" w:space="0" w:color="auto"/>
        <w:left w:val="none" w:sz="0" w:space="0" w:color="auto"/>
        <w:bottom w:val="none" w:sz="0" w:space="0" w:color="auto"/>
        <w:right w:val="none" w:sz="0" w:space="0" w:color="auto"/>
      </w:divBdr>
    </w:div>
    <w:div w:id="203560251">
      <w:bodyDiv w:val="1"/>
      <w:marLeft w:val="0"/>
      <w:marRight w:val="0"/>
      <w:marTop w:val="0"/>
      <w:marBottom w:val="0"/>
      <w:divBdr>
        <w:top w:val="none" w:sz="0" w:space="0" w:color="auto"/>
        <w:left w:val="none" w:sz="0" w:space="0" w:color="auto"/>
        <w:bottom w:val="none" w:sz="0" w:space="0" w:color="auto"/>
        <w:right w:val="none" w:sz="0" w:space="0" w:color="auto"/>
      </w:divBdr>
    </w:div>
    <w:div w:id="204099837">
      <w:bodyDiv w:val="1"/>
      <w:marLeft w:val="0"/>
      <w:marRight w:val="0"/>
      <w:marTop w:val="0"/>
      <w:marBottom w:val="0"/>
      <w:divBdr>
        <w:top w:val="none" w:sz="0" w:space="0" w:color="auto"/>
        <w:left w:val="none" w:sz="0" w:space="0" w:color="auto"/>
        <w:bottom w:val="none" w:sz="0" w:space="0" w:color="auto"/>
        <w:right w:val="none" w:sz="0" w:space="0" w:color="auto"/>
      </w:divBdr>
    </w:div>
    <w:div w:id="209730133">
      <w:bodyDiv w:val="1"/>
      <w:marLeft w:val="0"/>
      <w:marRight w:val="0"/>
      <w:marTop w:val="0"/>
      <w:marBottom w:val="0"/>
      <w:divBdr>
        <w:top w:val="none" w:sz="0" w:space="0" w:color="auto"/>
        <w:left w:val="none" w:sz="0" w:space="0" w:color="auto"/>
        <w:bottom w:val="none" w:sz="0" w:space="0" w:color="auto"/>
        <w:right w:val="none" w:sz="0" w:space="0" w:color="auto"/>
      </w:divBdr>
    </w:div>
    <w:div w:id="211616271">
      <w:bodyDiv w:val="1"/>
      <w:marLeft w:val="0"/>
      <w:marRight w:val="0"/>
      <w:marTop w:val="0"/>
      <w:marBottom w:val="0"/>
      <w:divBdr>
        <w:top w:val="none" w:sz="0" w:space="0" w:color="auto"/>
        <w:left w:val="none" w:sz="0" w:space="0" w:color="auto"/>
        <w:bottom w:val="none" w:sz="0" w:space="0" w:color="auto"/>
        <w:right w:val="none" w:sz="0" w:space="0" w:color="auto"/>
      </w:divBdr>
    </w:div>
    <w:div w:id="216283684">
      <w:bodyDiv w:val="1"/>
      <w:marLeft w:val="0"/>
      <w:marRight w:val="0"/>
      <w:marTop w:val="0"/>
      <w:marBottom w:val="0"/>
      <w:divBdr>
        <w:top w:val="none" w:sz="0" w:space="0" w:color="auto"/>
        <w:left w:val="none" w:sz="0" w:space="0" w:color="auto"/>
        <w:bottom w:val="none" w:sz="0" w:space="0" w:color="auto"/>
        <w:right w:val="none" w:sz="0" w:space="0" w:color="auto"/>
      </w:divBdr>
    </w:div>
    <w:div w:id="218828890">
      <w:bodyDiv w:val="1"/>
      <w:marLeft w:val="0"/>
      <w:marRight w:val="0"/>
      <w:marTop w:val="0"/>
      <w:marBottom w:val="0"/>
      <w:divBdr>
        <w:top w:val="none" w:sz="0" w:space="0" w:color="auto"/>
        <w:left w:val="none" w:sz="0" w:space="0" w:color="auto"/>
        <w:bottom w:val="none" w:sz="0" w:space="0" w:color="auto"/>
        <w:right w:val="none" w:sz="0" w:space="0" w:color="auto"/>
      </w:divBdr>
    </w:div>
    <w:div w:id="219564279">
      <w:bodyDiv w:val="1"/>
      <w:marLeft w:val="0"/>
      <w:marRight w:val="0"/>
      <w:marTop w:val="0"/>
      <w:marBottom w:val="0"/>
      <w:divBdr>
        <w:top w:val="none" w:sz="0" w:space="0" w:color="auto"/>
        <w:left w:val="none" w:sz="0" w:space="0" w:color="auto"/>
        <w:bottom w:val="none" w:sz="0" w:space="0" w:color="auto"/>
        <w:right w:val="none" w:sz="0" w:space="0" w:color="auto"/>
      </w:divBdr>
    </w:div>
    <w:div w:id="222789592">
      <w:bodyDiv w:val="1"/>
      <w:marLeft w:val="0"/>
      <w:marRight w:val="0"/>
      <w:marTop w:val="0"/>
      <w:marBottom w:val="0"/>
      <w:divBdr>
        <w:top w:val="none" w:sz="0" w:space="0" w:color="auto"/>
        <w:left w:val="none" w:sz="0" w:space="0" w:color="auto"/>
        <w:bottom w:val="none" w:sz="0" w:space="0" w:color="auto"/>
        <w:right w:val="none" w:sz="0" w:space="0" w:color="auto"/>
      </w:divBdr>
    </w:div>
    <w:div w:id="225922821">
      <w:bodyDiv w:val="1"/>
      <w:marLeft w:val="0"/>
      <w:marRight w:val="0"/>
      <w:marTop w:val="0"/>
      <w:marBottom w:val="0"/>
      <w:divBdr>
        <w:top w:val="none" w:sz="0" w:space="0" w:color="auto"/>
        <w:left w:val="none" w:sz="0" w:space="0" w:color="auto"/>
        <w:bottom w:val="none" w:sz="0" w:space="0" w:color="auto"/>
        <w:right w:val="none" w:sz="0" w:space="0" w:color="auto"/>
      </w:divBdr>
    </w:div>
    <w:div w:id="226459340">
      <w:bodyDiv w:val="1"/>
      <w:marLeft w:val="0"/>
      <w:marRight w:val="0"/>
      <w:marTop w:val="0"/>
      <w:marBottom w:val="0"/>
      <w:divBdr>
        <w:top w:val="none" w:sz="0" w:space="0" w:color="auto"/>
        <w:left w:val="none" w:sz="0" w:space="0" w:color="auto"/>
        <w:bottom w:val="none" w:sz="0" w:space="0" w:color="auto"/>
        <w:right w:val="none" w:sz="0" w:space="0" w:color="auto"/>
      </w:divBdr>
    </w:div>
    <w:div w:id="232355450">
      <w:bodyDiv w:val="1"/>
      <w:marLeft w:val="0"/>
      <w:marRight w:val="0"/>
      <w:marTop w:val="0"/>
      <w:marBottom w:val="0"/>
      <w:divBdr>
        <w:top w:val="none" w:sz="0" w:space="0" w:color="auto"/>
        <w:left w:val="none" w:sz="0" w:space="0" w:color="auto"/>
        <w:bottom w:val="none" w:sz="0" w:space="0" w:color="auto"/>
        <w:right w:val="none" w:sz="0" w:space="0" w:color="auto"/>
      </w:divBdr>
    </w:div>
    <w:div w:id="237327440">
      <w:bodyDiv w:val="1"/>
      <w:marLeft w:val="0"/>
      <w:marRight w:val="0"/>
      <w:marTop w:val="0"/>
      <w:marBottom w:val="0"/>
      <w:divBdr>
        <w:top w:val="none" w:sz="0" w:space="0" w:color="auto"/>
        <w:left w:val="none" w:sz="0" w:space="0" w:color="auto"/>
        <w:bottom w:val="none" w:sz="0" w:space="0" w:color="auto"/>
        <w:right w:val="none" w:sz="0" w:space="0" w:color="auto"/>
      </w:divBdr>
    </w:div>
    <w:div w:id="238638213">
      <w:bodyDiv w:val="1"/>
      <w:marLeft w:val="0"/>
      <w:marRight w:val="0"/>
      <w:marTop w:val="0"/>
      <w:marBottom w:val="0"/>
      <w:divBdr>
        <w:top w:val="none" w:sz="0" w:space="0" w:color="auto"/>
        <w:left w:val="none" w:sz="0" w:space="0" w:color="auto"/>
        <w:bottom w:val="none" w:sz="0" w:space="0" w:color="auto"/>
        <w:right w:val="none" w:sz="0" w:space="0" w:color="auto"/>
      </w:divBdr>
    </w:div>
    <w:div w:id="240724107">
      <w:bodyDiv w:val="1"/>
      <w:marLeft w:val="0"/>
      <w:marRight w:val="0"/>
      <w:marTop w:val="0"/>
      <w:marBottom w:val="0"/>
      <w:divBdr>
        <w:top w:val="none" w:sz="0" w:space="0" w:color="auto"/>
        <w:left w:val="none" w:sz="0" w:space="0" w:color="auto"/>
        <w:bottom w:val="none" w:sz="0" w:space="0" w:color="auto"/>
        <w:right w:val="none" w:sz="0" w:space="0" w:color="auto"/>
      </w:divBdr>
    </w:div>
    <w:div w:id="243225105">
      <w:bodyDiv w:val="1"/>
      <w:marLeft w:val="0"/>
      <w:marRight w:val="0"/>
      <w:marTop w:val="0"/>
      <w:marBottom w:val="0"/>
      <w:divBdr>
        <w:top w:val="none" w:sz="0" w:space="0" w:color="auto"/>
        <w:left w:val="none" w:sz="0" w:space="0" w:color="auto"/>
        <w:bottom w:val="none" w:sz="0" w:space="0" w:color="auto"/>
        <w:right w:val="none" w:sz="0" w:space="0" w:color="auto"/>
      </w:divBdr>
    </w:div>
    <w:div w:id="247274514">
      <w:bodyDiv w:val="1"/>
      <w:marLeft w:val="0"/>
      <w:marRight w:val="0"/>
      <w:marTop w:val="0"/>
      <w:marBottom w:val="0"/>
      <w:divBdr>
        <w:top w:val="none" w:sz="0" w:space="0" w:color="auto"/>
        <w:left w:val="none" w:sz="0" w:space="0" w:color="auto"/>
        <w:bottom w:val="none" w:sz="0" w:space="0" w:color="auto"/>
        <w:right w:val="none" w:sz="0" w:space="0" w:color="auto"/>
      </w:divBdr>
    </w:div>
    <w:div w:id="249049421">
      <w:bodyDiv w:val="1"/>
      <w:marLeft w:val="0"/>
      <w:marRight w:val="0"/>
      <w:marTop w:val="0"/>
      <w:marBottom w:val="0"/>
      <w:divBdr>
        <w:top w:val="none" w:sz="0" w:space="0" w:color="auto"/>
        <w:left w:val="none" w:sz="0" w:space="0" w:color="auto"/>
        <w:bottom w:val="none" w:sz="0" w:space="0" w:color="auto"/>
        <w:right w:val="none" w:sz="0" w:space="0" w:color="auto"/>
      </w:divBdr>
    </w:div>
    <w:div w:id="260651758">
      <w:bodyDiv w:val="1"/>
      <w:marLeft w:val="0"/>
      <w:marRight w:val="0"/>
      <w:marTop w:val="0"/>
      <w:marBottom w:val="0"/>
      <w:divBdr>
        <w:top w:val="none" w:sz="0" w:space="0" w:color="auto"/>
        <w:left w:val="none" w:sz="0" w:space="0" w:color="auto"/>
        <w:bottom w:val="none" w:sz="0" w:space="0" w:color="auto"/>
        <w:right w:val="none" w:sz="0" w:space="0" w:color="auto"/>
      </w:divBdr>
    </w:div>
    <w:div w:id="261106610">
      <w:bodyDiv w:val="1"/>
      <w:marLeft w:val="0"/>
      <w:marRight w:val="0"/>
      <w:marTop w:val="0"/>
      <w:marBottom w:val="0"/>
      <w:divBdr>
        <w:top w:val="none" w:sz="0" w:space="0" w:color="auto"/>
        <w:left w:val="none" w:sz="0" w:space="0" w:color="auto"/>
        <w:bottom w:val="none" w:sz="0" w:space="0" w:color="auto"/>
        <w:right w:val="none" w:sz="0" w:space="0" w:color="auto"/>
      </w:divBdr>
    </w:div>
    <w:div w:id="265577635">
      <w:bodyDiv w:val="1"/>
      <w:marLeft w:val="0"/>
      <w:marRight w:val="0"/>
      <w:marTop w:val="0"/>
      <w:marBottom w:val="0"/>
      <w:divBdr>
        <w:top w:val="none" w:sz="0" w:space="0" w:color="auto"/>
        <w:left w:val="none" w:sz="0" w:space="0" w:color="auto"/>
        <w:bottom w:val="none" w:sz="0" w:space="0" w:color="auto"/>
        <w:right w:val="none" w:sz="0" w:space="0" w:color="auto"/>
      </w:divBdr>
    </w:div>
    <w:div w:id="282468217">
      <w:bodyDiv w:val="1"/>
      <w:marLeft w:val="0"/>
      <w:marRight w:val="0"/>
      <w:marTop w:val="0"/>
      <w:marBottom w:val="0"/>
      <w:divBdr>
        <w:top w:val="none" w:sz="0" w:space="0" w:color="auto"/>
        <w:left w:val="none" w:sz="0" w:space="0" w:color="auto"/>
        <w:bottom w:val="none" w:sz="0" w:space="0" w:color="auto"/>
        <w:right w:val="none" w:sz="0" w:space="0" w:color="auto"/>
      </w:divBdr>
    </w:div>
    <w:div w:id="288783368">
      <w:bodyDiv w:val="1"/>
      <w:marLeft w:val="0"/>
      <w:marRight w:val="0"/>
      <w:marTop w:val="0"/>
      <w:marBottom w:val="0"/>
      <w:divBdr>
        <w:top w:val="none" w:sz="0" w:space="0" w:color="auto"/>
        <w:left w:val="none" w:sz="0" w:space="0" w:color="auto"/>
        <w:bottom w:val="none" w:sz="0" w:space="0" w:color="auto"/>
        <w:right w:val="none" w:sz="0" w:space="0" w:color="auto"/>
      </w:divBdr>
    </w:div>
    <w:div w:id="292252245">
      <w:bodyDiv w:val="1"/>
      <w:marLeft w:val="0"/>
      <w:marRight w:val="0"/>
      <w:marTop w:val="0"/>
      <w:marBottom w:val="0"/>
      <w:divBdr>
        <w:top w:val="none" w:sz="0" w:space="0" w:color="auto"/>
        <w:left w:val="none" w:sz="0" w:space="0" w:color="auto"/>
        <w:bottom w:val="none" w:sz="0" w:space="0" w:color="auto"/>
        <w:right w:val="none" w:sz="0" w:space="0" w:color="auto"/>
      </w:divBdr>
    </w:div>
    <w:div w:id="293682825">
      <w:bodyDiv w:val="1"/>
      <w:marLeft w:val="0"/>
      <w:marRight w:val="0"/>
      <w:marTop w:val="0"/>
      <w:marBottom w:val="0"/>
      <w:divBdr>
        <w:top w:val="none" w:sz="0" w:space="0" w:color="auto"/>
        <w:left w:val="none" w:sz="0" w:space="0" w:color="auto"/>
        <w:bottom w:val="none" w:sz="0" w:space="0" w:color="auto"/>
        <w:right w:val="none" w:sz="0" w:space="0" w:color="auto"/>
      </w:divBdr>
    </w:div>
    <w:div w:id="311300989">
      <w:bodyDiv w:val="1"/>
      <w:marLeft w:val="0"/>
      <w:marRight w:val="0"/>
      <w:marTop w:val="0"/>
      <w:marBottom w:val="0"/>
      <w:divBdr>
        <w:top w:val="none" w:sz="0" w:space="0" w:color="auto"/>
        <w:left w:val="none" w:sz="0" w:space="0" w:color="auto"/>
        <w:bottom w:val="none" w:sz="0" w:space="0" w:color="auto"/>
        <w:right w:val="none" w:sz="0" w:space="0" w:color="auto"/>
      </w:divBdr>
    </w:div>
    <w:div w:id="312761726">
      <w:bodyDiv w:val="1"/>
      <w:marLeft w:val="0"/>
      <w:marRight w:val="0"/>
      <w:marTop w:val="0"/>
      <w:marBottom w:val="0"/>
      <w:divBdr>
        <w:top w:val="none" w:sz="0" w:space="0" w:color="auto"/>
        <w:left w:val="none" w:sz="0" w:space="0" w:color="auto"/>
        <w:bottom w:val="none" w:sz="0" w:space="0" w:color="auto"/>
        <w:right w:val="none" w:sz="0" w:space="0" w:color="auto"/>
      </w:divBdr>
    </w:div>
    <w:div w:id="314526618">
      <w:bodyDiv w:val="1"/>
      <w:marLeft w:val="0"/>
      <w:marRight w:val="0"/>
      <w:marTop w:val="0"/>
      <w:marBottom w:val="0"/>
      <w:divBdr>
        <w:top w:val="none" w:sz="0" w:space="0" w:color="auto"/>
        <w:left w:val="none" w:sz="0" w:space="0" w:color="auto"/>
        <w:bottom w:val="none" w:sz="0" w:space="0" w:color="auto"/>
        <w:right w:val="none" w:sz="0" w:space="0" w:color="auto"/>
      </w:divBdr>
    </w:div>
    <w:div w:id="315230118">
      <w:bodyDiv w:val="1"/>
      <w:marLeft w:val="0"/>
      <w:marRight w:val="0"/>
      <w:marTop w:val="0"/>
      <w:marBottom w:val="0"/>
      <w:divBdr>
        <w:top w:val="none" w:sz="0" w:space="0" w:color="auto"/>
        <w:left w:val="none" w:sz="0" w:space="0" w:color="auto"/>
        <w:bottom w:val="none" w:sz="0" w:space="0" w:color="auto"/>
        <w:right w:val="none" w:sz="0" w:space="0" w:color="auto"/>
      </w:divBdr>
    </w:div>
    <w:div w:id="315379623">
      <w:bodyDiv w:val="1"/>
      <w:marLeft w:val="0"/>
      <w:marRight w:val="0"/>
      <w:marTop w:val="0"/>
      <w:marBottom w:val="0"/>
      <w:divBdr>
        <w:top w:val="none" w:sz="0" w:space="0" w:color="auto"/>
        <w:left w:val="none" w:sz="0" w:space="0" w:color="auto"/>
        <w:bottom w:val="none" w:sz="0" w:space="0" w:color="auto"/>
        <w:right w:val="none" w:sz="0" w:space="0" w:color="auto"/>
      </w:divBdr>
    </w:div>
    <w:div w:id="318076206">
      <w:bodyDiv w:val="1"/>
      <w:marLeft w:val="0"/>
      <w:marRight w:val="0"/>
      <w:marTop w:val="0"/>
      <w:marBottom w:val="0"/>
      <w:divBdr>
        <w:top w:val="none" w:sz="0" w:space="0" w:color="auto"/>
        <w:left w:val="none" w:sz="0" w:space="0" w:color="auto"/>
        <w:bottom w:val="none" w:sz="0" w:space="0" w:color="auto"/>
        <w:right w:val="none" w:sz="0" w:space="0" w:color="auto"/>
      </w:divBdr>
    </w:div>
    <w:div w:id="320354139">
      <w:bodyDiv w:val="1"/>
      <w:marLeft w:val="0"/>
      <w:marRight w:val="0"/>
      <w:marTop w:val="0"/>
      <w:marBottom w:val="0"/>
      <w:divBdr>
        <w:top w:val="none" w:sz="0" w:space="0" w:color="auto"/>
        <w:left w:val="none" w:sz="0" w:space="0" w:color="auto"/>
        <w:bottom w:val="none" w:sz="0" w:space="0" w:color="auto"/>
        <w:right w:val="none" w:sz="0" w:space="0" w:color="auto"/>
      </w:divBdr>
    </w:div>
    <w:div w:id="322896988">
      <w:bodyDiv w:val="1"/>
      <w:marLeft w:val="0"/>
      <w:marRight w:val="0"/>
      <w:marTop w:val="0"/>
      <w:marBottom w:val="0"/>
      <w:divBdr>
        <w:top w:val="none" w:sz="0" w:space="0" w:color="auto"/>
        <w:left w:val="none" w:sz="0" w:space="0" w:color="auto"/>
        <w:bottom w:val="none" w:sz="0" w:space="0" w:color="auto"/>
        <w:right w:val="none" w:sz="0" w:space="0" w:color="auto"/>
      </w:divBdr>
    </w:div>
    <w:div w:id="323123905">
      <w:bodyDiv w:val="1"/>
      <w:marLeft w:val="0"/>
      <w:marRight w:val="0"/>
      <w:marTop w:val="0"/>
      <w:marBottom w:val="0"/>
      <w:divBdr>
        <w:top w:val="none" w:sz="0" w:space="0" w:color="auto"/>
        <w:left w:val="none" w:sz="0" w:space="0" w:color="auto"/>
        <w:bottom w:val="none" w:sz="0" w:space="0" w:color="auto"/>
        <w:right w:val="none" w:sz="0" w:space="0" w:color="auto"/>
      </w:divBdr>
    </w:div>
    <w:div w:id="328873862">
      <w:bodyDiv w:val="1"/>
      <w:marLeft w:val="0"/>
      <w:marRight w:val="0"/>
      <w:marTop w:val="0"/>
      <w:marBottom w:val="0"/>
      <w:divBdr>
        <w:top w:val="none" w:sz="0" w:space="0" w:color="auto"/>
        <w:left w:val="none" w:sz="0" w:space="0" w:color="auto"/>
        <w:bottom w:val="none" w:sz="0" w:space="0" w:color="auto"/>
        <w:right w:val="none" w:sz="0" w:space="0" w:color="auto"/>
      </w:divBdr>
    </w:div>
    <w:div w:id="337269545">
      <w:bodyDiv w:val="1"/>
      <w:marLeft w:val="0"/>
      <w:marRight w:val="0"/>
      <w:marTop w:val="0"/>
      <w:marBottom w:val="0"/>
      <w:divBdr>
        <w:top w:val="none" w:sz="0" w:space="0" w:color="auto"/>
        <w:left w:val="none" w:sz="0" w:space="0" w:color="auto"/>
        <w:bottom w:val="none" w:sz="0" w:space="0" w:color="auto"/>
        <w:right w:val="none" w:sz="0" w:space="0" w:color="auto"/>
      </w:divBdr>
      <w:divsChild>
        <w:div w:id="1440757901">
          <w:marLeft w:val="0"/>
          <w:marRight w:val="0"/>
          <w:marTop w:val="0"/>
          <w:marBottom w:val="0"/>
          <w:divBdr>
            <w:top w:val="none" w:sz="0" w:space="0" w:color="auto"/>
            <w:left w:val="none" w:sz="0" w:space="0" w:color="auto"/>
            <w:bottom w:val="none" w:sz="0" w:space="0" w:color="auto"/>
            <w:right w:val="none" w:sz="0" w:space="0" w:color="auto"/>
          </w:divBdr>
          <w:divsChild>
            <w:div w:id="998922076">
              <w:marLeft w:val="0"/>
              <w:marRight w:val="0"/>
              <w:marTop w:val="0"/>
              <w:marBottom w:val="0"/>
              <w:divBdr>
                <w:top w:val="none" w:sz="0" w:space="0" w:color="auto"/>
                <w:left w:val="none" w:sz="0" w:space="0" w:color="auto"/>
                <w:bottom w:val="none" w:sz="0" w:space="0" w:color="auto"/>
                <w:right w:val="none" w:sz="0" w:space="0" w:color="auto"/>
              </w:divBdr>
            </w:div>
            <w:div w:id="384911947">
              <w:marLeft w:val="0"/>
              <w:marRight w:val="0"/>
              <w:marTop w:val="0"/>
              <w:marBottom w:val="0"/>
              <w:divBdr>
                <w:top w:val="none" w:sz="0" w:space="0" w:color="auto"/>
                <w:left w:val="none" w:sz="0" w:space="0" w:color="auto"/>
                <w:bottom w:val="none" w:sz="0" w:space="0" w:color="auto"/>
                <w:right w:val="none" w:sz="0" w:space="0" w:color="auto"/>
              </w:divBdr>
            </w:div>
            <w:div w:id="1104812329">
              <w:marLeft w:val="0"/>
              <w:marRight w:val="0"/>
              <w:marTop w:val="0"/>
              <w:marBottom w:val="0"/>
              <w:divBdr>
                <w:top w:val="none" w:sz="0" w:space="0" w:color="auto"/>
                <w:left w:val="none" w:sz="0" w:space="0" w:color="auto"/>
                <w:bottom w:val="none" w:sz="0" w:space="0" w:color="auto"/>
                <w:right w:val="none" w:sz="0" w:space="0" w:color="auto"/>
              </w:divBdr>
            </w:div>
            <w:div w:id="1497376811">
              <w:marLeft w:val="0"/>
              <w:marRight w:val="0"/>
              <w:marTop w:val="0"/>
              <w:marBottom w:val="0"/>
              <w:divBdr>
                <w:top w:val="none" w:sz="0" w:space="0" w:color="auto"/>
                <w:left w:val="none" w:sz="0" w:space="0" w:color="auto"/>
                <w:bottom w:val="none" w:sz="0" w:space="0" w:color="auto"/>
                <w:right w:val="none" w:sz="0" w:space="0" w:color="auto"/>
              </w:divBdr>
            </w:div>
            <w:div w:id="242108814">
              <w:marLeft w:val="0"/>
              <w:marRight w:val="0"/>
              <w:marTop w:val="0"/>
              <w:marBottom w:val="0"/>
              <w:divBdr>
                <w:top w:val="none" w:sz="0" w:space="0" w:color="auto"/>
                <w:left w:val="none" w:sz="0" w:space="0" w:color="auto"/>
                <w:bottom w:val="none" w:sz="0" w:space="0" w:color="auto"/>
                <w:right w:val="none" w:sz="0" w:space="0" w:color="auto"/>
              </w:divBdr>
            </w:div>
            <w:div w:id="1718890336">
              <w:marLeft w:val="0"/>
              <w:marRight w:val="0"/>
              <w:marTop w:val="0"/>
              <w:marBottom w:val="0"/>
              <w:divBdr>
                <w:top w:val="none" w:sz="0" w:space="0" w:color="auto"/>
                <w:left w:val="none" w:sz="0" w:space="0" w:color="auto"/>
                <w:bottom w:val="none" w:sz="0" w:space="0" w:color="auto"/>
                <w:right w:val="none" w:sz="0" w:space="0" w:color="auto"/>
              </w:divBdr>
            </w:div>
            <w:div w:id="420100208">
              <w:marLeft w:val="0"/>
              <w:marRight w:val="0"/>
              <w:marTop w:val="0"/>
              <w:marBottom w:val="0"/>
              <w:divBdr>
                <w:top w:val="none" w:sz="0" w:space="0" w:color="auto"/>
                <w:left w:val="none" w:sz="0" w:space="0" w:color="auto"/>
                <w:bottom w:val="none" w:sz="0" w:space="0" w:color="auto"/>
                <w:right w:val="none" w:sz="0" w:space="0" w:color="auto"/>
              </w:divBdr>
            </w:div>
            <w:div w:id="1212495278">
              <w:marLeft w:val="0"/>
              <w:marRight w:val="0"/>
              <w:marTop w:val="0"/>
              <w:marBottom w:val="0"/>
              <w:divBdr>
                <w:top w:val="none" w:sz="0" w:space="0" w:color="auto"/>
                <w:left w:val="none" w:sz="0" w:space="0" w:color="auto"/>
                <w:bottom w:val="none" w:sz="0" w:space="0" w:color="auto"/>
                <w:right w:val="none" w:sz="0" w:space="0" w:color="auto"/>
              </w:divBdr>
            </w:div>
            <w:div w:id="1950158587">
              <w:marLeft w:val="0"/>
              <w:marRight w:val="0"/>
              <w:marTop w:val="0"/>
              <w:marBottom w:val="0"/>
              <w:divBdr>
                <w:top w:val="none" w:sz="0" w:space="0" w:color="auto"/>
                <w:left w:val="none" w:sz="0" w:space="0" w:color="auto"/>
                <w:bottom w:val="none" w:sz="0" w:space="0" w:color="auto"/>
                <w:right w:val="none" w:sz="0" w:space="0" w:color="auto"/>
              </w:divBdr>
            </w:div>
            <w:div w:id="814184412">
              <w:marLeft w:val="0"/>
              <w:marRight w:val="0"/>
              <w:marTop w:val="0"/>
              <w:marBottom w:val="0"/>
              <w:divBdr>
                <w:top w:val="none" w:sz="0" w:space="0" w:color="auto"/>
                <w:left w:val="none" w:sz="0" w:space="0" w:color="auto"/>
                <w:bottom w:val="none" w:sz="0" w:space="0" w:color="auto"/>
                <w:right w:val="none" w:sz="0" w:space="0" w:color="auto"/>
              </w:divBdr>
            </w:div>
            <w:div w:id="1673796241">
              <w:marLeft w:val="0"/>
              <w:marRight w:val="0"/>
              <w:marTop w:val="0"/>
              <w:marBottom w:val="0"/>
              <w:divBdr>
                <w:top w:val="none" w:sz="0" w:space="0" w:color="auto"/>
                <w:left w:val="none" w:sz="0" w:space="0" w:color="auto"/>
                <w:bottom w:val="none" w:sz="0" w:space="0" w:color="auto"/>
                <w:right w:val="none" w:sz="0" w:space="0" w:color="auto"/>
              </w:divBdr>
            </w:div>
            <w:div w:id="1316958236">
              <w:marLeft w:val="0"/>
              <w:marRight w:val="0"/>
              <w:marTop w:val="0"/>
              <w:marBottom w:val="0"/>
              <w:divBdr>
                <w:top w:val="none" w:sz="0" w:space="0" w:color="auto"/>
                <w:left w:val="none" w:sz="0" w:space="0" w:color="auto"/>
                <w:bottom w:val="none" w:sz="0" w:space="0" w:color="auto"/>
                <w:right w:val="none" w:sz="0" w:space="0" w:color="auto"/>
              </w:divBdr>
            </w:div>
            <w:div w:id="941499820">
              <w:marLeft w:val="0"/>
              <w:marRight w:val="0"/>
              <w:marTop w:val="0"/>
              <w:marBottom w:val="0"/>
              <w:divBdr>
                <w:top w:val="none" w:sz="0" w:space="0" w:color="auto"/>
                <w:left w:val="none" w:sz="0" w:space="0" w:color="auto"/>
                <w:bottom w:val="none" w:sz="0" w:space="0" w:color="auto"/>
                <w:right w:val="none" w:sz="0" w:space="0" w:color="auto"/>
              </w:divBdr>
            </w:div>
            <w:div w:id="1247418745">
              <w:marLeft w:val="0"/>
              <w:marRight w:val="0"/>
              <w:marTop w:val="0"/>
              <w:marBottom w:val="0"/>
              <w:divBdr>
                <w:top w:val="none" w:sz="0" w:space="0" w:color="auto"/>
                <w:left w:val="none" w:sz="0" w:space="0" w:color="auto"/>
                <w:bottom w:val="none" w:sz="0" w:space="0" w:color="auto"/>
                <w:right w:val="none" w:sz="0" w:space="0" w:color="auto"/>
              </w:divBdr>
            </w:div>
            <w:div w:id="1067344228">
              <w:marLeft w:val="0"/>
              <w:marRight w:val="0"/>
              <w:marTop w:val="0"/>
              <w:marBottom w:val="0"/>
              <w:divBdr>
                <w:top w:val="none" w:sz="0" w:space="0" w:color="auto"/>
                <w:left w:val="none" w:sz="0" w:space="0" w:color="auto"/>
                <w:bottom w:val="none" w:sz="0" w:space="0" w:color="auto"/>
                <w:right w:val="none" w:sz="0" w:space="0" w:color="auto"/>
              </w:divBdr>
            </w:div>
            <w:div w:id="16066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9230">
      <w:bodyDiv w:val="1"/>
      <w:marLeft w:val="0"/>
      <w:marRight w:val="0"/>
      <w:marTop w:val="0"/>
      <w:marBottom w:val="0"/>
      <w:divBdr>
        <w:top w:val="none" w:sz="0" w:space="0" w:color="auto"/>
        <w:left w:val="none" w:sz="0" w:space="0" w:color="auto"/>
        <w:bottom w:val="none" w:sz="0" w:space="0" w:color="auto"/>
        <w:right w:val="none" w:sz="0" w:space="0" w:color="auto"/>
      </w:divBdr>
    </w:div>
    <w:div w:id="342436152">
      <w:bodyDiv w:val="1"/>
      <w:marLeft w:val="0"/>
      <w:marRight w:val="0"/>
      <w:marTop w:val="0"/>
      <w:marBottom w:val="0"/>
      <w:divBdr>
        <w:top w:val="none" w:sz="0" w:space="0" w:color="auto"/>
        <w:left w:val="none" w:sz="0" w:space="0" w:color="auto"/>
        <w:bottom w:val="none" w:sz="0" w:space="0" w:color="auto"/>
        <w:right w:val="none" w:sz="0" w:space="0" w:color="auto"/>
      </w:divBdr>
    </w:div>
    <w:div w:id="346248584">
      <w:bodyDiv w:val="1"/>
      <w:marLeft w:val="0"/>
      <w:marRight w:val="0"/>
      <w:marTop w:val="0"/>
      <w:marBottom w:val="0"/>
      <w:divBdr>
        <w:top w:val="none" w:sz="0" w:space="0" w:color="auto"/>
        <w:left w:val="none" w:sz="0" w:space="0" w:color="auto"/>
        <w:bottom w:val="none" w:sz="0" w:space="0" w:color="auto"/>
        <w:right w:val="none" w:sz="0" w:space="0" w:color="auto"/>
      </w:divBdr>
    </w:div>
    <w:div w:id="357969981">
      <w:bodyDiv w:val="1"/>
      <w:marLeft w:val="0"/>
      <w:marRight w:val="0"/>
      <w:marTop w:val="0"/>
      <w:marBottom w:val="0"/>
      <w:divBdr>
        <w:top w:val="none" w:sz="0" w:space="0" w:color="auto"/>
        <w:left w:val="none" w:sz="0" w:space="0" w:color="auto"/>
        <w:bottom w:val="none" w:sz="0" w:space="0" w:color="auto"/>
        <w:right w:val="none" w:sz="0" w:space="0" w:color="auto"/>
      </w:divBdr>
    </w:div>
    <w:div w:id="358119387">
      <w:bodyDiv w:val="1"/>
      <w:marLeft w:val="0"/>
      <w:marRight w:val="0"/>
      <w:marTop w:val="0"/>
      <w:marBottom w:val="0"/>
      <w:divBdr>
        <w:top w:val="none" w:sz="0" w:space="0" w:color="auto"/>
        <w:left w:val="none" w:sz="0" w:space="0" w:color="auto"/>
        <w:bottom w:val="none" w:sz="0" w:space="0" w:color="auto"/>
        <w:right w:val="none" w:sz="0" w:space="0" w:color="auto"/>
      </w:divBdr>
    </w:div>
    <w:div w:id="364720863">
      <w:bodyDiv w:val="1"/>
      <w:marLeft w:val="0"/>
      <w:marRight w:val="0"/>
      <w:marTop w:val="0"/>
      <w:marBottom w:val="0"/>
      <w:divBdr>
        <w:top w:val="none" w:sz="0" w:space="0" w:color="auto"/>
        <w:left w:val="none" w:sz="0" w:space="0" w:color="auto"/>
        <w:bottom w:val="none" w:sz="0" w:space="0" w:color="auto"/>
        <w:right w:val="none" w:sz="0" w:space="0" w:color="auto"/>
      </w:divBdr>
    </w:div>
    <w:div w:id="370620142">
      <w:bodyDiv w:val="1"/>
      <w:marLeft w:val="0"/>
      <w:marRight w:val="0"/>
      <w:marTop w:val="0"/>
      <w:marBottom w:val="0"/>
      <w:divBdr>
        <w:top w:val="none" w:sz="0" w:space="0" w:color="auto"/>
        <w:left w:val="none" w:sz="0" w:space="0" w:color="auto"/>
        <w:bottom w:val="none" w:sz="0" w:space="0" w:color="auto"/>
        <w:right w:val="none" w:sz="0" w:space="0" w:color="auto"/>
      </w:divBdr>
    </w:div>
    <w:div w:id="376202654">
      <w:bodyDiv w:val="1"/>
      <w:marLeft w:val="0"/>
      <w:marRight w:val="0"/>
      <w:marTop w:val="0"/>
      <w:marBottom w:val="0"/>
      <w:divBdr>
        <w:top w:val="none" w:sz="0" w:space="0" w:color="auto"/>
        <w:left w:val="none" w:sz="0" w:space="0" w:color="auto"/>
        <w:bottom w:val="none" w:sz="0" w:space="0" w:color="auto"/>
        <w:right w:val="none" w:sz="0" w:space="0" w:color="auto"/>
      </w:divBdr>
    </w:div>
    <w:div w:id="381709486">
      <w:bodyDiv w:val="1"/>
      <w:marLeft w:val="0"/>
      <w:marRight w:val="0"/>
      <w:marTop w:val="0"/>
      <w:marBottom w:val="0"/>
      <w:divBdr>
        <w:top w:val="none" w:sz="0" w:space="0" w:color="auto"/>
        <w:left w:val="none" w:sz="0" w:space="0" w:color="auto"/>
        <w:bottom w:val="none" w:sz="0" w:space="0" w:color="auto"/>
        <w:right w:val="none" w:sz="0" w:space="0" w:color="auto"/>
      </w:divBdr>
    </w:div>
    <w:div w:id="386299153">
      <w:bodyDiv w:val="1"/>
      <w:marLeft w:val="0"/>
      <w:marRight w:val="0"/>
      <w:marTop w:val="0"/>
      <w:marBottom w:val="0"/>
      <w:divBdr>
        <w:top w:val="none" w:sz="0" w:space="0" w:color="auto"/>
        <w:left w:val="none" w:sz="0" w:space="0" w:color="auto"/>
        <w:bottom w:val="none" w:sz="0" w:space="0" w:color="auto"/>
        <w:right w:val="none" w:sz="0" w:space="0" w:color="auto"/>
      </w:divBdr>
    </w:div>
    <w:div w:id="389619535">
      <w:bodyDiv w:val="1"/>
      <w:marLeft w:val="0"/>
      <w:marRight w:val="0"/>
      <w:marTop w:val="0"/>
      <w:marBottom w:val="0"/>
      <w:divBdr>
        <w:top w:val="none" w:sz="0" w:space="0" w:color="auto"/>
        <w:left w:val="none" w:sz="0" w:space="0" w:color="auto"/>
        <w:bottom w:val="none" w:sz="0" w:space="0" w:color="auto"/>
        <w:right w:val="none" w:sz="0" w:space="0" w:color="auto"/>
      </w:divBdr>
    </w:div>
    <w:div w:id="390856740">
      <w:bodyDiv w:val="1"/>
      <w:marLeft w:val="0"/>
      <w:marRight w:val="0"/>
      <w:marTop w:val="0"/>
      <w:marBottom w:val="0"/>
      <w:divBdr>
        <w:top w:val="none" w:sz="0" w:space="0" w:color="auto"/>
        <w:left w:val="none" w:sz="0" w:space="0" w:color="auto"/>
        <w:bottom w:val="none" w:sz="0" w:space="0" w:color="auto"/>
        <w:right w:val="none" w:sz="0" w:space="0" w:color="auto"/>
      </w:divBdr>
    </w:div>
    <w:div w:id="399670425">
      <w:bodyDiv w:val="1"/>
      <w:marLeft w:val="0"/>
      <w:marRight w:val="0"/>
      <w:marTop w:val="0"/>
      <w:marBottom w:val="0"/>
      <w:divBdr>
        <w:top w:val="none" w:sz="0" w:space="0" w:color="auto"/>
        <w:left w:val="none" w:sz="0" w:space="0" w:color="auto"/>
        <w:bottom w:val="none" w:sz="0" w:space="0" w:color="auto"/>
        <w:right w:val="none" w:sz="0" w:space="0" w:color="auto"/>
      </w:divBdr>
    </w:div>
    <w:div w:id="402720723">
      <w:bodyDiv w:val="1"/>
      <w:marLeft w:val="0"/>
      <w:marRight w:val="0"/>
      <w:marTop w:val="0"/>
      <w:marBottom w:val="0"/>
      <w:divBdr>
        <w:top w:val="none" w:sz="0" w:space="0" w:color="auto"/>
        <w:left w:val="none" w:sz="0" w:space="0" w:color="auto"/>
        <w:bottom w:val="none" w:sz="0" w:space="0" w:color="auto"/>
        <w:right w:val="none" w:sz="0" w:space="0" w:color="auto"/>
      </w:divBdr>
    </w:div>
    <w:div w:id="409082213">
      <w:bodyDiv w:val="1"/>
      <w:marLeft w:val="0"/>
      <w:marRight w:val="0"/>
      <w:marTop w:val="0"/>
      <w:marBottom w:val="0"/>
      <w:divBdr>
        <w:top w:val="none" w:sz="0" w:space="0" w:color="auto"/>
        <w:left w:val="none" w:sz="0" w:space="0" w:color="auto"/>
        <w:bottom w:val="none" w:sz="0" w:space="0" w:color="auto"/>
        <w:right w:val="none" w:sz="0" w:space="0" w:color="auto"/>
      </w:divBdr>
    </w:div>
    <w:div w:id="411195137">
      <w:bodyDiv w:val="1"/>
      <w:marLeft w:val="0"/>
      <w:marRight w:val="0"/>
      <w:marTop w:val="0"/>
      <w:marBottom w:val="0"/>
      <w:divBdr>
        <w:top w:val="none" w:sz="0" w:space="0" w:color="auto"/>
        <w:left w:val="none" w:sz="0" w:space="0" w:color="auto"/>
        <w:bottom w:val="none" w:sz="0" w:space="0" w:color="auto"/>
        <w:right w:val="none" w:sz="0" w:space="0" w:color="auto"/>
      </w:divBdr>
    </w:div>
    <w:div w:id="417142310">
      <w:bodyDiv w:val="1"/>
      <w:marLeft w:val="0"/>
      <w:marRight w:val="0"/>
      <w:marTop w:val="0"/>
      <w:marBottom w:val="0"/>
      <w:divBdr>
        <w:top w:val="none" w:sz="0" w:space="0" w:color="auto"/>
        <w:left w:val="none" w:sz="0" w:space="0" w:color="auto"/>
        <w:bottom w:val="none" w:sz="0" w:space="0" w:color="auto"/>
        <w:right w:val="none" w:sz="0" w:space="0" w:color="auto"/>
      </w:divBdr>
    </w:div>
    <w:div w:id="418214465">
      <w:bodyDiv w:val="1"/>
      <w:marLeft w:val="0"/>
      <w:marRight w:val="0"/>
      <w:marTop w:val="0"/>
      <w:marBottom w:val="0"/>
      <w:divBdr>
        <w:top w:val="none" w:sz="0" w:space="0" w:color="auto"/>
        <w:left w:val="none" w:sz="0" w:space="0" w:color="auto"/>
        <w:bottom w:val="none" w:sz="0" w:space="0" w:color="auto"/>
        <w:right w:val="none" w:sz="0" w:space="0" w:color="auto"/>
      </w:divBdr>
    </w:div>
    <w:div w:id="420177320">
      <w:bodyDiv w:val="1"/>
      <w:marLeft w:val="0"/>
      <w:marRight w:val="0"/>
      <w:marTop w:val="0"/>
      <w:marBottom w:val="0"/>
      <w:divBdr>
        <w:top w:val="none" w:sz="0" w:space="0" w:color="auto"/>
        <w:left w:val="none" w:sz="0" w:space="0" w:color="auto"/>
        <w:bottom w:val="none" w:sz="0" w:space="0" w:color="auto"/>
        <w:right w:val="none" w:sz="0" w:space="0" w:color="auto"/>
      </w:divBdr>
    </w:div>
    <w:div w:id="421413517">
      <w:bodyDiv w:val="1"/>
      <w:marLeft w:val="0"/>
      <w:marRight w:val="0"/>
      <w:marTop w:val="0"/>
      <w:marBottom w:val="0"/>
      <w:divBdr>
        <w:top w:val="none" w:sz="0" w:space="0" w:color="auto"/>
        <w:left w:val="none" w:sz="0" w:space="0" w:color="auto"/>
        <w:bottom w:val="none" w:sz="0" w:space="0" w:color="auto"/>
        <w:right w:val="none" w:sz="0" w:space="0" w:color="auto"/>
      </w:divBdr>
    </w:div>
    <w:div w:id="425543073">
      <w:bodyDiv w:val="1"/>
      <w:marLeft w:val="0"/>
      <w:marRight w:val="0"/>
      <w:marTop w:val="0"/>
      <w:marBottom w:val="0"/>
      <w:divBdr>
        <w:top w:val="none" w:sz="0" w:space="0" w:color="auto"/>
        <w:left w:val="none" w:sz="0" w:space="0" w:color="auto"/>
        <w:bottom w:val="none" w:sz="0" w:space="0" w:color="auto"/>
        <w:right w:val="none" w:sz="0" w:space="0" w:color="auto"/>
      </w:divBdr>
    </w:div>
    <w:div w:id="432019940">
      <w:bodyDiv w:val="1"/>
      <w:marLeft w:val="0"/>
      <w:marRight w:val="0"/>
      <w:marTop w:val="0"/>
      <w:marBottom w:val="0"/>
      <w:divBdr>
        <w:top w:val="none" w:sz="0" w:space="0" w:color="auto"/>
        <w:left w:val="none" w:sz="0" w:space="0" w:color="auto"/>
        <w:bottom w:val="none" w:sz="0" w:space="0" w:color="auto"/>
        <w:right w:val="none" w:sz="0" w:space="0" w:color="auto"/>
      </w:divBdr>
    </w:div>
    <w:div w:id="437480917">
      <w:bodyDiv w:val="1"/>
      <w:marLeft w:val="0"/>
      <w:marRight w:val="0"/>
      <w:marTop w:val="0"/>
      <w:marBottom w:val="0"/>
      <w:divBdr>
        <w:top w:val="none" w:sz="0" w:space="0" w:color="auto"/>
        <w:left w:val="none" w:sz="0" w:space="0" w:color="auto"/>
        <w:bottom w:val="none" w:sz="0" w:space="0" w:color="auto"/>
        <w:right w:val="none" w:sz="0" w:space="0" w:color="auto"/>
      </w:divBdr>
    </w:div>
    <w:div w:id="441537609">
      <w:bodyDiv w:val="1"/>
      <w:marLeft w:val="0"/>
      <w:marRight w:val="0"/>
      <w:marTop w:val="0"/>
      <w:marBottom w:val="0"/>
      <w:divBdr>
        <w:top w:val="none" w:sz="0" w:space="0" w:color="auto"/>
        <w:left w:val="none" w:sz="0" w:space="0" w:color="auto"/>
        <w:bottom w:val="none" w:sz="0" w:space="0" w:color="auto"/>
        <w:right w:val="none" w:sz="0" w:space="0" w:color="auto"/>
      </w:divBdr>
    </w:div>
    <w:div w:id="445856566">
      <w:bodyDiv w:val="1"/>
      <w:marLeft w:val="0"/>
      <w:marRight w:val="0"/>
      <w:marTop w:val="0"/>
      <w:marBottom w:val="0"/>
      <w:divBdr>
        <w:top w:val="none" w:sz="0" w:space="0" w:color="auto"/>
        <w:left w:val="none" w:sz="0" w:space="0" w:color="auto"/>
        <w:bottom w:val="none" w:sz="0" w:space="0" w:color="auto"/>
        <w:right w:val="none" w:sz="0" w:space="0" w:color="auto"/>
      </w:divBdr>
    </w:div>
    <w:div w:id="450900096">
      <w:bodyDiv w:val="1"/>
      <w:marLeft w:val="0"/>
      <w:marRight w:val="0"/>
      <w:marTop w:val="0"/>
      <w:marBottom w:val="0"/>
      <w:divBdr>
        <w:top w:val="none" w:sz="0" w:space="0" w:color="auto"/>
        <w:left w:val="none" w:sz="0" w:space="0" w:color="auto"/>
        <w:bottom w:val="none" w:sz="0" w:space="0" w:color="auto"/>
        <w:right w:val="none" w:sz="0" w:space="0" w:color="auto"/>
      </w:divBdr>
    </w:div>
    <w:div w:id="456417367">
      <w:bodyDiv w:val="1"/>
      <w:marLeft w:val="0"/>
      <w:marRight w:val="0"/>
      <w:marTop w:val="0"/>
      <w:marBottom w:val="0"/>
      <w:divBdr>
        <w:top w:val="none" w:sz="0" w:space="0" w:color="auto"/>
        <w:left w:val="none" w:sz="0" w:space="0" w:color="auto"/>
        <w:bottom w:val="none" w:sz="0" w:space="0" w:color="auto"/>
        <w:right w:val="none" w:sz="0" w:space="0" w:color="auto"/>
      </w:divBdr>
    </w:div>
    <w:div w:id="462774787">
      <w:bodyDiv w:val="1"/>
      <w:marLeft w:val="0"/>
      <w:marRight w:val="0"/>
      <w:marTop w:val="0"/>
      <w:marBottom w:val="0"/>
      <w:divBdr>
        <w:top w:val="none" w:sz="0" w:space="0" w:color="auto"/>
        <w:left w:val="none" w:sz="0" w:space="0" w:color="auto"/>
        <w:bottom w:val="none" w:sz="0" w:space="0" w:color="auto"/>
        <w:right w:val="none" w:sz="0" w:space="0" w:color="auto"/>
      </w:divBdr>
    </w:div>
    <w:div w:id="463080201">
      <w:bodyDiv w:val="1"/>
      <w:marLeft w:val="0"/>
      <w:marRight w:val="0"/>
      <w:marTop w:val="0"/>
      <w:marBottom w:val="0"/>
      <w:divBdr>
        <w:top w:val="none" w:sz="0" w:space="0" w:color="auto"/>
        <w:left w:val="none" w:sz="0" w:space="0" w:color="auto"/>
        <w:bottom w:val="none" w:sz="0" w:space="0" w:color="auto"/>
        <w:right w:val="none" w:sz="0" w:space="0" w:color="auto"/>
      </w:divBdr>
    </w:div>
    <w:div w:id="465319709">
      <w:bodyDiv w:val="1"/>
      <w:marLeft w:val="0"/>
      <w:marRight w:val="0"/>
      <w:marTop w:val="0"/>
      <w:marBottom w:val="0"/>
      <w:divBdr>
        <w:top w:val="none" w:sz="0" w:space="0" w:color="auto"/>
        <w:left w:val="none" w:sz="0" w:space="0" w:color="auto"/>
        <w:bottom w:val="none" w:sz="0" w:space="0" w:color="auto"/>
        <w:right w:val="none" w:sz="0" w:space="0" w:color="auto"/>
      </w:divBdr>
    </w:div>
    <w:div w:id="469783947">
      <w:bodyDiv w:val="1"/>
      <w:marLeft w:val="0"/>
      <w:marRight w:val="0"/>
      <w:marTop w:val="0"/>
      <w:marBottom w:val="0"/>
      <w:divBdr>
        <w:top w:val="none" w:sz="0" w:space="0" w:color="auto"/>
        <w:left w:val="none" w:sz="0" w:space="0" w:color="auto"/>
        <w:bottom w:val="none" w:sz="0" w:space="0" w:color="auto"/>
        <w:right w:val="none" w:sz="0" w:space="0" w:color="auto"/>
      </w:divBdr>
    </w:div>
    <w:div w:id="472212897">
      <w:bodyDiv w:val="1"/>
      <w:marLeft w:val="0"/>
      <w:marRight w:val="0"/>
      <w:marTop w:val="0"/>
      <w:marBottom w:val="0"/>
      <w:divBdr>
        <w:top w:val="none" w:sz="0" w:space="0" w:color="auto"/>
        <w:left w:val="none" w:sz="0" w:space="0" w:color="auto"/>
        <w:bottom w:val="none" w:sz="0" w:space="0" w:color="auto"/>
        <w:right w:val="none" w:sz="0" w:space="0" w:color="auto"/>
      </w:divBdr>
    </w:div>
    <w:div w:id="473719114">
      <w:bodyDiv w:val="1"/>
      <w:marLeft w:val="0"/>
      <w:marRight w:val="0"/>
      <w:marTop w:val="0"/>
      <w:marBottom w:val="0"/>
      <w:divBdr>
        <w:top w:val="none" w:sz="0" w:space="0" w:color="auto"/>
        <w:left w:val="none" w:sz="0" w:space="0" w:color="auto"/>
        <w:bottom w:val="none" w:sz="0" w:space="0" w:color="auto"/>
        <w:right w:val="none" w:sz="0" w:space="0" w:color="auto"/>
      </w:divBdr>
    </w:div>
    <w:div w:id="475075317">
      <w:bodyDiv w:val="1"/>
      <w:marLeft w:val="0"/>
      <w:marRight w:val="0"/>
      <w:marTop w:val="0"/>
      <w:marBottom w:val="0"/>
      <w:divBdr>
        <w:top w:val="none" w:sz="0" w:space="0" w:color="auto"/>
        <w:left w:val="none" w:sz="0" w:space="0" w:color="auto"/>
        <w:bottom w:val="none" w:sz="0" w:space="0" w:color="auto"/>
        <w:right w:val="none" w:sz="0" w:space="0" w:color="auto"/>
      </w:divBdr>
    </w:div>
    <w:div w:id="475336479">
      <w:bodyDiv w:val="1"/>
      <w:marLeft w:val="0"/>
      <w:marRight w:val="0"/>
      <w:marTop w:val="0"/>
      <w:marBottom w:val="0"/>
      <w:divBdr>
        <w:top w:val="none" w:sz="0" w:space="0" w:color="auto"/>
        <w:left w:val="none" w:sz="0" w:space="0" w:color="auto"/>
        <w:bottom w:val="none" w:sz="0" w:space="0" w:color="auto"/>
        <w:right w:val="none" w:sz="0" w:space="0" w:color="auto"/>
      </w:divBdr>
    </w:div>
    <w:div w:id="479885942">
      <w:bodyDiv w:val="1"/>
      <w:marLeft w:val="0"/>
      <w:marRight w:val="0"/>
      <w:marTop w:val="0"/>
      <w:marBottom w:val="0"/>
      <w:divBdr>
        <w:top w:val="none" w:sz="0" w:space="0" w:color="auto"/>
        <w:left w:val="none" w:sz="0" w:space="0" w:color="auto"/>
        <w:bottom w:val="none" w:sz="0" w:space="0" w:color="auto"/>
        <w:right w:val="none" w:sz="0" w:space="0" w:color="auto"/>
      </w:divBdr>
    </w:div>
    <w:div w:id="483203562">
      <w:bodyDiv w:val="1"/>
      <w:marLeft w:val="0"/>
      <w:marRight w:val="0"/>
      <w:marTop w:val="0"/>
      <w:marBottom w:val="0"/>
      <w:divBdr>
        <w:top w:val="none" w:sz="0" w:space="0" w:color="auto"/>
        <w:left w:val="none" w:sz="0" w:space="0" w:color="auto"/>
        <w:bottom w:val="none" w:sz="0" w:space="0" w:color="auto"/>
        <w:right w:val="none" w:sz="0" w:space="0" w:color="auto"/>
      </w:divBdr>
    </w:div>
    <w:div w:id="484978163">
      <w:bodyDiv w:val="1"/>
      <w:marLeft w:val="0"/>
      <w:marRight w:val="0"/>
      <w:marTop w:val="0"/>
      <w:marBottom w:val="0"/>
      <w:divBdr>
        <w:top w:val="none" w:sz="0" w:space="0" w:color="auto"/>
        <w:left w:val="none" w:sz="0" w:space="0" w:color="auto"/>
        <w:bottom w:val="none" w:sz="0" w:space="0" w:color="auto"/>
        <w:right w:val="none" w:sz="0" w:space="0" w:color="auto"/>
      </w:divBdr>
    </w:div>
    <w:div w:id="486017282">
      <w:bodyDiv w:val="1"/>
      <w:marLeft w:val="0"/>
      <w:marRight w:val="0"/>
      <w:marTop w:val="0"/>
      <w:marBottom w:val="0"/>
      <w:divBdr>
        <w:top w:val="none" w:sz="0" w:space="0" w:color="auto"/>
        <w:left w:val="none" w:sz="0" w:space="0" w:color="auto"/>
        <w:bottom w:val="none" w:sz="0" w:space="0" w:color="auto"/>
        <w:right w:val="none" w:sz="0" w:space="0" w:color="auto"/>
      </w:divBdr>
    </w:div>
    <w:div w:id="487478792">
      <w:bodyDiv w:val="1"/>
      <w:marLeft w:val="0"/>
      <w:marRight w:val="0"/>
      <w:marTop w:val="0"/>
      <w:marBottom w:val="0"/>
      <w:divBdr>
        <w:top w:val="none" w:sz="0" w:space="0" w:color="auto"/>
        <w:left w:val="none" w:sz="0" w:space="0" w:color="auto"/>
        <w:bottom w:val="none" w:sz="0" w:space="0" w:color="auto"/>
        <w:right w:val="none" w:sz="0" w:space="0" w:color="auto"/>
      </w:divBdr>
    </w:div>
    <w:div w:id="503862370">
      <w:bodyDiv w:val="1"/>
      <w:marLeft w:val="0"/>
      <w:marRight w:val="0"/>
      <w:marTop w:val="0"/>
      <w:marBottom w:val="0"/>
      <w:divBdr>
        <w:top w:val="none" w:sz="0" w:space="0" w:color="auto"/>
        <w:left w:val="none" w:sz="0" w:space="0" w:color="auto"/>
        <w:bottom w:val="none" w:sz="0" w:space="0" w:color="auto"/>
        <w:right w:val="none" w:sz="0" w:space="0" w:color="auto"/>
      </w:divBdr>
    </w:div>
    <w:div w:id="504521443">
      <w:bodyDiv w:val="1"/>
      <w:marLeft w:val="0"/>
      <w:marRight w:val="0"/>
      <w:marTop w:val="0"/>
      <w:marBottom w:val="0"/>
      <w:divBdr>
        <w:top w:val="none" w:sz="0" w:space="0" w:color="auto"/>
        <w:left w:val="none" w:sz="0" w:space="0" w:color="auto"/>
        <w:bottom w:val="none" w:sz="0" w:space="0" w:color="auto"/>
        <w:right w:val="none" w:sz="0" w:space="0" w:color="auto"/>
      </w:divBdr>
    </w:div>
    <w:div w:id="511143121">
      <w:bodyDiv w:val="1"/>
      <w:marLeft w:val="0"/>
      <w:marRight w:val="0"/>
      <w:marTop w:val="0"/>
      <w:marBottom w:val="0"/>
      <w:divBdr>
        <w:top w:val="none" w:sz="0" w:space="0" w:color="auto"/>
        <w:left w:val="none" w:sz="0" w:space="0" w:color="auto"/>
        <w:bottom w:val="none" w:sz="0" w:space="0" w:color="auto"/>
        <w:right w:val="none" w:sz="0" w:space="0" w:color="auto"/>
      </w:divBdr>
    </w:div>
    <w:div w:id="511913322">
      <w:bodyDiv w:val="1"/>
      <w:marLeft w:val="0"/>
      <w:marRight w:val="0"/>
      <w:marTop w:val="0"/>
      <w:marBottom w:val="0"/>
      <w:divBdr>
        <w:top w:val="none" w:sz="0" w:space="0" w:color="auto"/>
        <w:left w:val="none" w:sz="0" w:space="0" w:color="auto"/>
        <w:bottom w:val="none" w:sz="0" w:space="0" w:color="auto"/>
        <w:right w:val="none" w:sz="0" w:space="0" w:color="auto"/>
      </w:divBdr>
    </w:div>
    <w:div w:id="512450352">
      <w:bodyDiv w:val="1"/>
      <w:marLeft w:val="0"/>
      <w:marRight w:val="0"/>
      <w:marTop w:val="0"/>
      <w:marBottom w:val="0"/>
      <w:divBdr>
        <w:top w:val="none" w:sz="0" w:space="0" w:color="auto"/>
        <w:left w:val="none" w:sz="0" w:space="0" w:color="auto"/>
        <w:bottom w:val="none" w:sz="0" w:space="0" w:color="auto"/>
        <w:right w:val="none" w:sz="0" w:space="0" w:color="auto"/>
      </w:divBdr>
    </w:div>
    <w:div w:id="514197882">
      <w:bodyDiv w:val="1"/>
      <w:marLeft w:val="0"/>
      <w:marRight w:val="0"/>
      <w:marTop w:val="0"/>
      <w:marBottom w:val="0"/>
      <w:divBdr>
        <w:top w:val="none" w:sz="0" w:space="0" w:color="auto"/>
        <w:left w:val="none" w:sz="0" w:space="0" w:color="auto"/>
        <w:bottom w:val="none" w:sz="0" w:space="0" w:color="auto"/>
        <w:right w:val="none" w:sz="0" w:space="0" w:color="auto"/>
      </w:divBdr>
    </w:div>
    <w:div w:id="517044194">
      <w:bodyDiv w:val="1"/>
      <w:marLeft w:val="0"/>
      <w:marRight w:val="0"/>
      <w:marTop w:val="0"/>
      <w:marBottom w:val="0"/>
      <w:divBdr>
        <w:top w:val="none" w:sz="0" w:space="0" w:color="auto"/>
        <w:left w:val="none" w:sz="0" w:space="0" w:color="auto"/>
        <w:bottom w:val="none" w:sz="0" w:space="0" w:color="auto"/>
        <w:right w:val="none" w:sz="0" w:space="0" w:color="auto"/>
      </w:divBdr>
    </w:div>
    <w:div w:id="521554149">
      <w:bodyDiv w:val="1"/>
      <w:marLeft w:val="0"/>
      <w:marRight w:val="0"/>
      <w:marTop w:val="0"/>
      <w:marBottom w:val="0"/>
      <w:divBdr>
        <w:top w:val="none" w:sz="0" w:space="0" w:color="auto"/>
        <w:left w:val="none" w:sz="0" w:space="0" w:color="auto"/>
        <w:bottom w:val="none" w:sz="0" w:space="0" w:color="auto"/>
        <w:right w:val="none" w:sz="0" w:space="0" w:color="auto"/>
      </w:divBdr>
    </w:div>
    <w:div w:id="522521890">
      <w:bodyDiv w:val="1"/>
      <w:marLeft w:val="0"/>
      <w:marRight w:val="0"/>
      <w:marTop w:val="0"/>
      <w:marBottom w:val="0"/>
      <w:divBdr>
        <w:top w:val="none" w:sz="0" w:space="0" w:color="auto"/>
        <w:left w:val="none" w:sz="0" w:space="0" w:color="auto"/>
        <w:bottom w:val="none" w:sz="0" w:space="0" w:color="auto"/>
        <w:right w:val="none" w:sz="0" w:space="0" w:color="auto"/>
      </w:divBdr>
    </w:div>
    <w:div w:id="522674577">
      <w:bodyDiv w:val="1"/>
      <w:marLeft w:val="0"/>
      <w:marRight w:val="0"/>
      <w:marTop w:val="0"/>
      <w:marBottom w:val="0"/>
      <w:divBdr>
        <w:top w:val="none" w:sz="0" w:space="0" w:color="auto"/>
        <w:left w:val="none" w:sz="0" w:space="0" w:color="auto"/>
        <w:bottom w:val="none" w:sz="0" w:space="0" w:color="auto"/>
        <w:right w:val="none" w:sz="0" w:space="0" w:color="auto"/>
      </w:divBdr>
    </w:div>
    <w:div w:id="523445954">
      <w:bodyDiv w:val="1"/>
      <w:marLeft w:val="0"/>
      <w:marRight w:val="0"/>
      <w:marTop w:val="0"/>
      <w:marBottom w:val="0"/>
      <w:divBdr>
        <w:top w:val="none" w:sz="0" w:space="0" w:color="auto"/>
        <w:left w:val="none" w:sz="0" w:space="0" w:color="auto"/>
        <w:bottom w:val="none" w:sz="0" w:space="0" w:color="auto"/>
        <w:right w:val="none" w:sz="0" w:space="0" w:color="auto"/>
      </w:divBdr>
    </w:div>
    <w:div w:id="524834676">
      <w:bodyDiv w:val="1"/>
      <w:marLeft w:val="0"/>
      <w:marRight w:val="0"/>
      <w:marTop w:val="0"/>
      <w:marBottom w:val="0"/>
      <w:divBdr>
        <w:top w:val="none" w:sz="0" w:space="0" w:color="auto"/>
        <w:left w:val="none" w:sz="0" w:space="0" w:color="auto"/>
        <w:bottom w:val="none" w:sz="0" w:space="0" w:color="auto"/>
        <w:right w:val="none" w:sz="0" w:space="0" w:color="auto"/>
      </w:divBdr>
    </w:div>
    <w:div w:id="526911820">
      <w:bodyDiv w:val="1"/>
      <w:marLeft w:val="0"/>
      <w:marRight w:val="0"/>
      <w:marTop w:val="0"/>
      <w:marBottom w:val="0"/>
      <w:divBdr>
        <w:top w:val="none" w:sz="0" w:space="0" w:color="auto"/>
        <w:left w:val="none" w:sz="0" w:space="0" w:color="auto"/>
        <w:bottom w:val="none" w:sz="0" w:space="0" w:color="auto"/>
        <w:right w:val="none" w:sz="0" w:space="0" w:color="auto"/>
      </w:divBdr>
    </w:div>
    <w:div w:id="527640876">
      <w:bodyDiv w:val="1"/>
      <w:marLeft w:val="0"/>
      <w:marRight w:val="0"/>
      <w:marTop w:val="0"/>
      <w:marBottom w:val="0"/>
      <w:divBdr>
        <w:top w:val="none" w:sz="0" w:space="0" w:color="auto"/>
        <w:left w:val="none" w:sz="0" w:space="0" w:color="auto"/>
        <w:bottom w:val="none" w:sz="0" w:space="0" w:color="auto"/>
        <w:right w:val="none" w:sz="0" w:space="0" w:color="auto"/>
      </w:divBdr>
    </w:div>
    <w:div w:id="528301071">
      <w:bodyDiv w:val="1"/>
      <w:marLeft w:val="0"/>
      <w:marRight w:val="0"/>
      <w:marTop w:val="0"/>
      <w:marBottom w:val="0"/>
      <w:divBdr>
        <w:top w:val="none" w:sz="0" w:space="0" w:color="auto"/>
        <w:left w:val="none" w:sz="0" w:space="0" w:color="auto"/>
        <w:bottom w:val="none" w:sz="0" w:space="0" w:color="auto"/>
        <w:right w:val="none" w:sz="0" w:space="0" w:color="auto"/>
      </w:divBdr>
    </w:div>
    <w:div w:id="530651841">
      <w:bodyDiv w:val="1"/>
      <w:marLeft w:val="0"/>
      <w:marRight w:val="0"/>
      <w:marTop w:val="0"/>
      <w:marBottom w:val="0"/>
      <w:divBdr>
        <w:top w:val="none" w:sz="0" w:space="0" w:color="auto"/>
        <w:left w:val="none" w:sz="0" w:space="0" w:color="auto"/>
        <w:bottom w:val="none" w:sz="0" w:space="0" w:color="auto"/>
        <w:right w:val="none" w:sz="0" w:space="0" w:color="auto"/>
      </w:divBdr>
    </w:div>
    <w:div w:id="544679909">
      <w:bodyDiv w:val="1"/>
      <w:marLeft w:val="0"/>
      <w:marRight w:val="0"/>
      <w:marTop w:val="0"/>
      <w:marBottom w:val="0"/>
      <w:divBdr>
        <w:top w:val="none" w:sz="0" w:space="0" w:color="auto"/>
        <w:left w:val="none" w:sz="0" w:space="0" w:color="auto"/>
        <w:bottom w:val="none" w:sz="0" w:space="0" w:color="auto"/>
        <w:right w:val="none" w:sz="0" w:space="0" w:color="auto"/>
      </w:divBdr>
    </w:div>
    <w:div w:id="545264663">
      <w:bodyDiv w:val="1"/>
      <w:marLeft w:val="0"/>
      <w:marRight w:val="0"/>
      <w:marTop w:val="0"/>
      <w:marBottom w:val="0"/>
      <w:divBdr>
        <w:top w:val="none" w:sz="0" w:space="0" w:color="auto"/>
        <w:left w:val="none" w:sz="0" w:space="0" w:color="auto"/>
        <w:bottom w:val="none" w:sz="0" w:space="0" w:color="auto"/>
        <w:right w:val="none" w:sz="0" w:space="0" w:color="auto"/>
      </w:divBdr>
    </w:div>
    <w:div w:id="550306253">
      <w:bodyDiv w:val="1"/>
      <w:marLeft w:val="0"/>
      <w:marRight w:val="0"/>
      <w:marTop w:val="0"/>
      <w:marBottom w:val="0"/>
      <w:divBdr>
        <w:top w:val="none" w:sz="0" w:space="0" w:color="auto"/>
        <w:left w:val="none" w:sz="0" w:space="0" w:color="auto"/>
        <w:bottom w:val="none" w:sz="0" w:space="0" w:color="auto"/>
        <w:right w:val="none" w:sz="0" w:space="0" w:color="auto"/>
      </w:divBdr>
    </w:div>
    <w:div w:id="552429758">
      <w:bodyDiv w:val="1"/>
      <w:marLeft w:val="0"/>
      <w:marRight w:val="0"/>
      <w:marTop w:val="0"/>
      <w:marBottom w:val="0"/>
      <w:divBdr>
        <w:top w:val="none" w:sz="0" w:space="0" w:color="auto"/>
        <w:left w:val="none" w:sz="0" w:space="0" w:color="auto"/>
        <w:bottom w:val="none" w:sz="0" w:space="0" w:color="auto"/>
        <w:right w:val="none" w:sz="0" w:space="0" w:color="auto"/>
      </w:divBdr>
    </w:div>
    <w:div w:id="555091735">
      <w:bodyDiv w:val="1"/>
      <w:marLeft w:val="0"/>
      <w:marRight w:val="0"/>
      <w:marTop w:val="0"/>
      <w:marBottom w:val="0"/>
      <w:divBdr>
        <w:top w:val="none" w:sz="0" w:space="0" w:color="auto"/>
        <w:left w:val="none" w:sz="0" w:space="0" w:color="auto"/>
        <w:bottom w:val="none" w:sz="0" w:space="0" w:color="auto"/>
        <w:right w:val="none" w:sz="0" w:space="0" w:color="auto"/>
      </w:divBdr>
    </w:div>
    <w:div w:id="557742819">
      <w:bodyDiv w:val="1"/>
      <w:marLeft w:val="0"/>
      <w:marRight w:val="0"/>
      <w:marTop w:val="0"/>
      <w:marBottom w:val="0"/>
      <w:divBdr>
        <w:top w:val="none" w:sz="0" w:space="0" w:color="auto"/>
        <w:left w:val="none" w:sz="0" w:space="0" w:color="auto"/>
        <w:bottom w:val="none" w:sz="0" w:space="0" w:color="auto"/>
        <w:right w:val="none" w:sz="0" w:space="0" w:color="auto"/>
      </w:divBdr>
    </w:div>
    <w:div w:id="563567694">
      <w:bodyDiv w:val="1"/>
      <w:marLeft w:val="0"/>
      <w:marRight w:val="0"/>
      <w:marTop w:val="0"/>
      <w:marBottom w:val="0"/>
      <w:divBdr>
        <w:top w:val="none" w:sz="0" w:space="0" w:color="auto"/>
        <w:left w:val="none" w:sz="0" w:space="0" w:color="auto"/>
        <w:bottom w:val="none" w:sz="0" w:space="0" w:color="auto"/>
        <w:right w:val="none" w:sz="0" w:space="0" w:color="auto"/>
      </w:divBdr>
    </w:div>
    <w:div w:id="564993974">
      <w:bodyDiv w:val="1"/>
      <w:marLeft w:val="0"/>
      <w:marRight w:val="0"/>
      <w:marTop w:val="0"/>
      <w:marBottom w:val="0"/>
      <w:divBdr>
        <w:top w:val="none" w:sz="0" w:space="0" w:color="auto"/>
        <w:left w:val="none" w:sz="0" w:space="0" w:color="auto"/>
        <w:bottom w:val="none" w:sz="0" w:space="0" w:color="auto"/>
        <w:right w:val="none" w:sz="0" w:space="0" w:color="auto"/>
      </w:divBdr>
    </w:div>
    <w:div w:id="565839101">
      <w:bodyDiv w:val="1"/>
      <w:marLeft w:val="0"/>
      <w:marRight w:val="0"/>
      <w:marTop w:val="0"/>
      <w:marBottom w:val="0"/>
      <w:divBdr>
        <w:top w:val="none" w:sz="0" w:space="0" w:color="auto"/>
        <w:left w:val="none" w:sz="0" w:space="0" w:color="auto"/>
        <w:bottom w:val="none" w:sz="0" w:space="0" w:color="auto"/>
        <w:right w:val="none" w:sz="0" w:space="0" w:color="auto"/>
      </w:divBdr>
    </w:div>
    <w:div w:id="566964090">
      <w:bodyDiv w:val="1"/>
      <w:marLeft w:val="0"/>
      <w:marRight w:val="0"/>
      <w:marTop w:val="0"/>
      <w:marBottom w:val="0"/>
      <w:divBdr>
        <w:top w:val="none" w:sz="0" w:space="0" w:color="auto"/>
        <w:left w:val="none" w:sz="0" w:space="0" w:color="auto"/>
        <w:bottom w:val="none" w:sz="0" w:space="0" w:color="auto"/>
        <w:right w:val="none" w:sz="0" w:space="0" w:color="auto"/>
      </w:divBdr>
    </w:div>
    <w:div w:id="568425258">
      <w:bodyDiv w:val="1"/>
      <w:marLeft w:val="0"/>
      <w:marRight w:val="0"/>
      <w:marTop w:val="0"/>
      <w:marBottom w:val="0"/>
      <w:divBdr>
        <w:top w:val="none" w:sz="0" w:space="0" w:color="auto"/>
        <w:left w:val="none" w:sz="0" w:space="0" w:color="auto"/>
        <w:bottom w:val="none" w:sz="0" w:space="0" w:color="auto"/>
        <w:right w:val="none" w:sz="0" w:space="0" w:color="auto"/>
      </w:divBdr>
    </w:div>
    <w:div w:id="571737048">
      <w:bodyDiv w:val="1"/>
      <w:marLeft w:val="0"/>
      <w:marRight w:val="0"/>
      <w:marTop w:val="0"/>
      <w:marBottom w:val="0"/>
      <w:divBdr>
        <w:top w:val="none" w:sz="0" w:space="0" w:color="auto"/>
        <w:left w:val="none" w:sz="0" w:space="0" w:color="auto"/>
        <w:bottom w:val="none" w:sz="0" w:space="0" w:color="auto"/>
        <w:right w:val="none" w:sz="0" w:space="0" w:color="auto"/>
      </w:divBdr>
    </w:div>
    <w:div w:id="579874097">
      <w:bodyDiv w:val="1"/>
      <w:marLeft w:val="0"/>
      <w:marRight w:val="0"/>
      <w:marTop w:val="0"/>
      <w:marBottom w:val="0"/>
      <w:divBdr>
        <w:top w:val="none" w:sz="0" w:space="0" w:color="auto"/>
        <w:left w:val="none" w:sz="0" w:space="0" w:color="auto"/>
        <w:bottom w:val="none" w:sz="0" w:space="0" w:color="auto"/>
        <w:right w:val="none" w:sz="0" w:space="0" w:color="auto"/>
      </w:divBdr>
    </w:div>
    <w:div w:id="580717358">
      <w:bodyDiv w:val="1"/>
      <w:marLeft w:val="0"/>
      <w:marRight w:val="0"/>
      <w:marTop w:val="0"/>
      <w:marBottom w:val="0"/>
      <w:divBdr>
        <w:top w:val="none" w:sz="0" w:space="0" w:color="auto"/>
        <w:left w:val="none" w:sz="0" w:space="0" w:color="auto"/>
        <w:bottom w:val="none" w:sz="0" w:space="0" w:color="auto"/>
        <w:right w:val="none" w:sz="0" w:space="0" w:color="auto"/>
      </w:divBdr>
    </w:div>
    <w:div w:id="581331812">
      <w:bodyDiv w:val="1"/>
      <w:marLeft w:val="0"/>
      <w:marRight w:val="0"/>
      <w:marTop w:val="0"/>
      <w:marBottom w:val="0"/>
      <w:divBdr>
        <w:top w:val="none" w:sz="0" w:space="0" w:color="auto"/>
        <w:left w:val="none" w:sz="0" w:space="0" w:color="auto"/>
        <w:bottom w:val="none" w:sz="0" w:space="0" w:color="auto"/>
        <w:right w:val="none" w:sz="0" w:space="0" w:color="auto"/>
      </w:divBdr>
    </w:div>
    <w:div w:id="582495693">
      <w:bodyDiv w:val="1"/>
      <w:marLeft w:val="0"/>
      <w:marRight w:val="0"/>
      <w:marTop w:val="0"/>
      <w:marBottom w:val="0"/>
      <w:divBdr>
        <w:top w:val="none" w:sz="0" w:space="0" w:color="auto"/>
        <w:left w:val="none" w:sz="0" w:space="0" w:color="auto"/>
        <w:bottom w:val="none" w:sz="0" w:space="0" w:color="auto"/>
        <w:right w:val="none" w:sz="0" w:space="0" w:color="auto"/>
      </w:divBdr>
    </w:div>
    <w:div w:id="586230880">
      <w:bodyDiv w:val="1"/>
      <w:marLeft w:val="0"/>
      <w:marRight w:val="0"/>
      <w:marTop w:val="0"/>
      <w:marBottom w:val="0"/>
      <w:divBdr>
        <w:top w:val="none" w:sz="0" w:space="0" w:color="auto"/>
        <w:left w:val="none" w:sz="0" w:space="0" w:color="auto"/>
        <w:bottom w:val="none" w:sz="0" w:space="0" w:color="auto"/>
        <w:right w:val="none" w:sz="0" w:space="0" w:color="auto"/>
      </w:divBdr>
    </w:div>
    <w:div w:id="590285038">
      <w:bodyDiv w:val="1"/>
      <w:marLeft w:val="0"/>
      <w:marRight w:val="0"/>
      <w:marTop w:val="0"/>
      <w:marBottom w:val="0"/>
      <w:divBdr>
        <w:top w:val="none" w:sz="0" w:space="0" w:color="auto"/>
        <w:left w:val="none" w:sz="0" w:space="0" w:color="auto"/>
        <w:bottom w:val="none" w:sz="0" w:space="0" w:color="auto"/>
        <w:right w:val="none" w:sz="0" w:space="0" w:color="auto"/>
      </w:divBdr>
    </w:div>
    <w:div w:id="597636276">
      <w:bodyDiv w:val="1"/>
      <w:marLeft w:val="0"/>
      <w:marRight w:val="0"/>
      <w:marTop w:val="0"/>
      <w:marBottom w:val="0"/>
      <w:divBdr>
        <w:top w:val="none" w:sz="0" w:space="0" w:color="auto"/>
        <w:left w:val="none" w:sz="0" w:space="0" w:color="auto"/>
        <w:bottom w:val="none" w:sz="0" w:space="0" w:color="auto"/>
        <w:right w:val="none" w:sz="0" w:space="0" w:color="auto"/>
      </w:divBdr>
    </w:div>
    <w:div w:id="599875785">
      <w:bodyDiv w:val="1"/>
      <w:marLeft w:val="0"/>
      <w:marRight w:val="0"/>
      <w:marTop w:val="0"/>
      <w:marBottom w:val="0"/>
      <w:divBdr>
        <w:top w:val="none" w:sz="0" w:space="0" w:color="auto"/>
        <w:left w:val="none" w:sz="0" w:space="0" w:color="auto"/>
        <w:bottom w:val="none" w:sz="0" w:space="0" w:color="auto"/>
        <w:right w:val="none" w:sz="0" w:space="0" w:color="auto"/>
      </w:divBdr>
    </w:div>
    <w:div w:id="601189786">
      <w:bodyDiv w:val="1"/>
      <w:marLeft w:val="0"/>
      <w:marRight w:val="0"/>
      <w:marTop w:val="0"/>
      <w:marBottom w:val="0"/>
      <w:divBdr>
        <w:top w:val="none" w:sz="0" w:space="0" w:color="auto"/>
        <w:left w:val="none" w:sz="0" w:space="0" w:color="auto"/>
        <w:bottom w:val="none" w:sz="0" w:space="0" w:color="auto"/>
        <w:right w:val="none" w:sz="0" w:space="0" w:color="auto"/>
      </w:divBdr>
    </w:div>
    <w:div w:id="606236519">
      <w:bodyDiv w:val="1"/>
      <w:marLeft w:val="0"/>
      <w:marRight w:val="0"/>
      <w:marTop w:val="0"/>
      <w:marBottom w:val="0"/>
      <w:divBdr>
        <w:top w:val="none" w:sz="0" w:space="0" w:color="auto"/>
        <w:left w:val="none" w:sz="0" w:space="0" w:color="auto"/>
        <w:bottom w:val="none" w:sz="0" w:space="0" w:color="auto"/>
        <w:right w:val="none" w:sz="0" w:space="0" w:color="auto"/>
      </w:divBdr>
    </w:div>
    <w:div w:id="607083391">
      <w:bodyDiv w:val="1"/>
      <w:marLeft w:val="0"/>
      <w:marRight w:val="0"/>
      <w:marTop w:val="0"/>
      <w:marBottom w:val="0"/>
      <w:divBdr>
        <w:top w:val="none" w:sz="0" w:space="0" w:color="auto"/>
        <w:left w:val="none" w:sz="0" w:space="0" w:color="auto"/>
        <w:bottom w:val="none" w:sz="0" w:space="0" w:color="auto"/>
        <w:right w:val="none" w:sz="0" w:space="0" w:color="auto"/>
      </w:divBdr>
    </w:div>
    <w:div w:id="609355582">
      <w:bodyDiv w:val="1"/>
      <w:marLeft w:val="0"/>
      <w:marRight w:val="0"/>
      <w:marTop w:val="0"/>
      <w:marBottom w:val="0"/>
      <w:divBdr>
        <w:top w:val="none" w:sz="0" w:space="0" w:color="auto"/>
        <w:left w:val="none" w:sz="0" w:space="0" w:color="auto"/>
        <w:bottom w:val="none" w:sz="0" w:space="0" w:color="auto"/>
        <w:right w:val="none" w:sz="0" w:space="0" w:color="auto"/>
      </w:divBdr>
    </w:div>
    <w:div w:id="610936918">
      <w:bodyDiv w:val="1"/>
      <w:marLeft w:val="0"/>
      <w:marRight w:val="0"/>
      <w:marTop w:val="0"/>
      <w:marBottom w:val="0"/>
      <w:divBdr>
        <w:top w:val="none" w:sz="0" w:space="0" w:color="auto"/>
        <w:left w:val="none" w:sz="0" w:space="0" w:color="auto"/>
        <w:bottom w:val="none" w:sz="0" w:space="0" w:color="auto"/>
        <w:right w:val="none" w:sz="0" w:space="0" w:color="auto"/>
      </w:divBdr>
    </w:div>
    <w:div w:id="611473684">
      <w:bodyDiv w:val="1"/>
      <w:marLeft w:val="0"/>
      <w:marRight w:val="0"/>
      <w:marTop w:val="0"/>
      <w:marBottom w:val="0"/>
      <w:divBdr>
        <w:top w:val="none" w:sz="0" w:space="0" w:color="auto"/>
        <w:left w:val="none" w:sz="0" w:space="0" w:color="auto"/>
        <w:bottom w:val="none" w:sz="0" w:space="0" w:color="auto"/>
        <w:right w:val="none" w:sz="0" w:space="0" w:color="auto"/>
      </w:divBdr>
    </w:div>
    <w:div w:id="611865773">
      <w:bodyDiv w:val="1"/>
      <w:marLeft w:val="0"/>
      <w:marRight w:val="0"/>
      <w:marTop w:val="0"/>
      <w:marBottom w:val="0"/>
      <w:divBdr>
        <w:top w:val="none" w:sz="0" w:space="0" w:color="auto"/>
        <w:left w:val="none" w:sz="0" w:space="0" w:color="auto"/>
        <w:bottom w:val="none" w:sz="0" w:space="0" w:color="auto"/>
        <w:right w:val="none" w:sz="0" w:space="0" w:color="auto"/>
      </w:divBdr>
    </w:div>
    <w:div w:id="615211732">
      <w:bodyDiv w:val="1"/>
      <w:marLeft w:val="0"/>
      <w:marRight w:val="0"/>
      <w:marTop w:val="0"/>
      <w:marBottom w:val="0"/>
      <w:divBdr>
        <w:top w:val="none" w:sz="0" w:space="0" w:color="auto"/>
        <w:left w:val="none" w:sz="0" w:space="0" w:color="auto"/>
        <w:bottom w:val="none" w:sz="0" w:space="0" w:color="auto"/>
        <w:right w:val="none" w:sz="0" w:space="0" w:color="auto"/>
      </w:divBdr>
    </w:div>
    <w:div w:id="623003577">
      <w:bodyDiv w:val="1"/>
      <w:marLeft w:val="0"/>
      <w:marRight w:val="0"/>
      <w:marTop w:val="0"/>
      <w:marBottom w:val="0"/>
      <w:divBdr>
        <w:top w:val="none" w:sz="0" w:space="0" w:color="auto"/>
        <w:left w:val="none" w:sz="0" w:space="0" w:color="auto"/>
        <w:bottom w:val="none" w:sz="0" w:space="0" w:color="auto"/>
        <w:right w:val="none" w:sz="0" w:space="0" w:color="auto"/>
      </w:divBdr>
    </w:div>
    <w:div w:id="626081002">
      <w:bodyDiv w:val="1"/>
      <w:marLeft w:val="0"/>
      <w:marRight w:val="0"/>
      <w:marTop w:val="0"/>
      <w:marBottom w:val="0"/>
      <w:divBdr>
        <w:top w:val="none" w:sz="0" w:space="0" w:color="auto"/>
        <w:left w:val="none" w:sz="0" w:space="0" w:color="auto"/>
        <w:bottom w:val="none" w:sz="0" w:space="0" w:color="auto"/>
        <w:right w:val="none" w:sz="0" w:space="0" w:color="auto"/>
      </w:divBdr>
    </w:div>
    <w:div w:id="626203795">
      <w:bodyDiv w:val="1"/>
      <w:marLeft w:val="0"/>
      <w:marRight w:val="0"/>
      <w:marTop w:val="0"/>
      <w:marBottom w:val="0"/>
      <w:divBdr>
        <w:top w:val="none" w:sz="0" w:space="0" w:color="auto"/>
        <w:left w:val="none" w:sz="0" w:space="0" w:color="auto"/>
        <w:bottom w:val="none" w:sz="0" w:space="0" w:color="auto"/>
        <w:right w:val="none" w:sz="0" w:space="0" w:color="auto"/>
      </w:divBdr>
    </w:div>
    <w:div w:id="627442532">
      <w:bodyDiv w:val="1"/>
      <w:marLeft w:val="0"/>
      <w:marRight w:val="0"/>
      <w:marTop w:val="0"/>
      <w:marBottom w:val="0"/>
      <w:divBdr>
        <w:top w:val="none" w:sz="0" w:space="0" w:color="auto"/>
        <w:left w:val="none" w:sz="0" w:space="0" w:color="auto"/>
        <w:bottom w:val="none" w:sz="0" w:space="0" w:color="auto"/>
        <w:right w:val="none" w:sz="0" w:space="0" w:color="auto"/>
      </w:divBdr>
    </w:div>
    <w:div w:id="628127019">
      <w:bodyDiv w:val="1"/>
      <w:marLeft w:val="0"/>
      <w:marRight w:val="0"/>
      <w:marTop w:val="0"/>
      <w:marBottom w:val="0"/>
      <w:divBdr>
        <w:top w:val="none" w:sz="0" w:space="0" w:color="auto"/>
        <w:left w:val="none" w:sz="0" w:space="0" w:color="auto"/>
        <w:bottom w:val="none" w:sz="0" w:space="0" w:color="auto"/>
        <w:right w:val="none" w:sz="0" w:space="0" w:color="auto"/>
      </w:divBdr>
    </w:div>
    <w:div w:id="628246617">
      <w:bodyDiv w:val="1"/>
      <w:marLeft w:val="0"/>
      <w:marRight w:val="0"/>
      <w:marTop w:val="0"/>
      <w:marBottom w:val="0"/>
      <w:divBdr>
        <w:top w:val="none" w:sz="0" w:space="0" w:color="auto"/>
        <w:left w:val="none" w:sz="0" w:space="0" w:color="auto"/>
        <w:bottom w:val="none" w:sz="0" w:space="0" w:color="auto"/>
        <w:right w:val="none" w:sz="0" w:space="0" w:color="auto"/>
      </w:divBdr>
    </w:div>
    <w:div w:id="630788634">
      <w:bodyDiv w:val="1"/>
      <w:marLeft w:val="0"/>
      <w:marRight w:val="0"/>
      <w:marTop w:val="0"/>
      <w:marBottom w:val="0"/>
      <w:divBdr>
        <w:top w:val="none" w:sz="0" w:space="0" w:color="auto"/>
        <w:left w:val="none" w:sz="0" w:space="0" w:color="auto"/>
        <w:bottom w:val="none" w:sz="0" w:space="0" w:color="auto"/>
        <w:right w:val="none" w:sz="0" w:space="0" w:color="auto"/>
      </w:divBdr>
    </w:div>
    <w:div w:id="631524392">
      <w:bodyDiv w:val="1"/>
      <w:marLeft w:val="0"/>
      <w:marRight w:val="0"/>
      <w:marTop w:val="0"/>
      <w:marBottom w:val="0"/>
      <w:divBdr>
        <w:top w:val="none" w:sz="0" w:space="0" w:color="auto"/>
        <w:left w:val="none" w:sz="0" w:space="0" w:color="auto"/>
        <w:bottom w:val="none" w:sz="0" w:space="0" w:color="auto"/>
        <w:right w:val="none" w:sz="0" w:space="0" w:color="auto"/>
      </w:divBdr>
    </w:div>
    <w:div w:id="633100658">
      <w:bodyDiv w:val="1"/>
      <w:marLeft w:val="0"/>
      <w:marRight w:val="0"/>
      <w:marTop w:val="0"/>
      <w:marBottom w:val="0"/>
      <w:divBdr>
        <w:top w:val="none" w:sz="0" w:space="0" w:color="auto"/>
        <w:left w:val="none" w:sz="0" w:space="0" w:color="auto"/>
        <w:bottom w:val="none" w:sz="0" w:space="0" w:color="auto"/>
        <w:right w:val="none" w:sz="0" w:space="0" w:color="auto"/>
      </w:divBdr>
    </w:div>
    <w:div w:id="635527972">
      <w:bodyDiv w:val="1"/>
      <w:marLeft w:val="0"/>
      <w:marRight w:val="0"/>
      <w:marTop w:val="0"/>
      <w:marBottom w:val="0"/>
      <w:divBdr>
        <w:top w:val="none" w:sz="0" w:space="0" w:color="auto"/>
        <w:left w:val="none" w:sz="0" w:space="0" w:color="auto"/>
        <w:bottom w:val="none" w:sz="0" w:space="0" w:color="auto"/>
        <w:right w:val="none" w:sz="0" w:space="0" w:color="auto"/>
      </w:divBdr>
    </w:div>
    <w:div w:id="638802503">
      <w:bodyDiv w:val="1"/>
      <w:marLeft w:val="0"/>
      <w:marRight w:val="0"/>
      <w:marTop w:val="0"/>
      <w:marBottom w:val="0"/>
      <w:divBdr>
        <w:top w:val="none" w:sz="0" w:space="0" w:color="auto"/>
        <w:left w:val="none" w:sz="0" w:space="0" w:color="auto"/>
        <w:bottom w:val="none" w:sz="0" w:space="0" w:color="auto"/>
        <w:right w:val="none" w:sz="0" w:space="0" w:color="auto"/>
      </w:divBdr>
    </w:div>
    <w:div w:id="638876520">
      <w:bodyDiv w:val="1"/>
      <w:marLeft w:val="0"/>
      <w:marRight w:val="0"/>
      <w:marTop w:val="0"/>
      <w:marBottom w:val="0"/>
      <w:divBdr>
        <w:top w:val="none" w:sz="0" w:space="0" w:color="auto"/>
        <w:left w:val="none" w:sz="0" w:space="0" w:color="auto"/>
        <w:bottom w:val="none" w:sz="0" w:space="0" w:color="auto"/>
        <w:right w:val="none" w:sz="0" w:space="0" w:color="auto"/>
      </w:divBdr>
    </w:div>
    <w:div w:id="639848753">
      <w:bodyDiv w:val="1"/>
      <w:marLeft w:val="0"/>
      <w:marRight w:val="0"/>
      <w:marTop w:val="0"/>
      <w:marBottom w:val="0"/>
      <w:divBdr>
        <w:top w:val="none" w:sz="0" w:space="0" w:color="auto"/>
        <w:left w:val="none" w:sz="0" w:space="0" w:color="auto"/>
        <w:bottom w:val="none" w:sz="0" w:space="0" w:color="auto"/>
        <w:right w:val="none" w:sz="0" w:space="0" w:color="auto"/>
      </w:divBdr>
    </w:div>
    <w:div w:id="640501964">
      <w:bodyDiv w:val="1"/>
      <w:marLeft w:val="0"/>
      <w:marRight w:val="0"/>
      <w:marTop w:val="0"/>
      <w:marBottom w:val="0"/>
      <w:divBdr>
        <w:top w:val="none" w:sz="0" w:space="0" w:color="auto"/>
        <w:left w:val="none" w:sz="0" w:space="0" w:color="auto"/>
        <w:bottom w:val="none" w:sz="0" w:space="0" w:color="auto"/>
        <w:right w:val="none" w:sz="0" w:space="0" w:color="auto"/>
      </w:divBdr>
    </w:div>
    <w:div w:id="642471684">
      <w:bodyDiv w:val="1"/>
      <w:marLeft w:val="0"/>
      <w:marRight w:val="0"/>
      <w:marTop w:val="0"/>
      <w:marBottom w:val="0"/>
      <w:divBdr>
        <w:top w:val="none" w:sz="0" w:space="0" w:color="auto"/>
        <w:left w:val="none" w:sz="0" w:space="0" w:color="auto"/>
        <w:bottom w:val="none" w:sz="0" w:space="0" w:color="auto"/>
        <w:right w:val="none" w:sz="0" w:space="0" w:color="auto"/>
      </w:divBdr>
    </w:div>
    <w:div w:id="647055076">
      <w:bodyDiv w:val="1"/>
      <w:marLeft w:val="0"/>
      <w:marRight w:val="0"/>
      <w:marTop w:val="0"/>
      <w:marBottom w:val="0"/>
      <w:divBdr>
        <w:top w:val="none" w:sz="0" w:space="0" w:color="auto"/>
        <w:left w:val="none" w:sz="0" w:space="0" w:color="auto"/>
        <w:bottom w:val="none" w:sz="0" w:space="0" w:color="auto"/>
        <w:right w:val="none" w:sz="0" w:space="0" w:color="auto"/>
      </w:divBdr>
    </w:div>
    <w:div w:id="659770543">
      <w:bodyDiv w:val="1"/>
      <w:marLeft w:val="0"/>
      <w:marRight w:val="0"/>
      <w:marTop w:val="0"/>
      <w:marBottom w:val="0"/>
      <w:divBdr>
        <w:top w:val="none" w:sz="0" w:space="0" w:color="auto"/>
        <w:left w:val="none" w:sz="0" w:space="0" w:color="auto"/>
        <w:bottom w:val="none" w:sz="0" w:space="0" w:color="auto"/>
        <w:right w:val="none" w:sz="0" w:space="0" w:color="auto"/>
      </w:divBdr>
    </w:div>
    <w:div w:id="662927411">
      <w:bodyDiv w:val="1"/>
      <w:marLeft w:val="0"/>
      <w:marRight w:val="0"/>
      <w:marTop w:val="0"/>
      <w:marBottom w:val="0"/>
      <w:divBdr>
        <w:top w:val="none" w:sz="0" w:space="0" w:color="auto"/>
        <w:left w:val="none" w:sz="0" w:space="0" w:color="auto"/>
        <w:bottom w:val="none" w:sz="0" w:space="0" w:color="auto"/>
        <w:right w:val="none" w:sz="0" w:space="0" w:color="auto"/>
      </w:divBdr>
    </w:div>
    <w:div w:id="671492713">
      <w:bodyDiv w:val="1"/>
      <w:marLeft w:val="0"/>
      <w:marRight w:val="0"/>
      <w:marTop w:val="0"/>
      <w:marBottom w:val="0"/>
      <w:divBdr>
        <w:top w:val="none" w:sz="0" w:space="0" w:color="auto"/>
        <w:left w:val="none" w:sz="0" w:space="0" w:color="auto"/>
        <w:bottom w:val="none" w:sz="0" w:space="0" w:color="auto"/>
        <w:right w:val="none" w:sz="0" w:space="0" w:color="auto"/>
      </w:divBdr>
    </w:div>
    <w:div w:id="673726668">
      <w:bodyDiv w:val="1"/>
      <w:marLeft w:val="0"/>
      <w:marRight w:val="0"/>
      <w:marTop w:val="0"/>
      <w:marBottom w:val="0"/>
      <w:divBdr>
        <w:top w:val="none" w:sz="0" w:space="0" w:color="auto"/>
        <w:left w:val="none" w:sz="0" w:space="0" w:color="auto"/>
        <w:bottom w:val="none" w:sz="0" w:space="0" w:color="auto"/>
        <w:right w:val="none" w:sz="0" w:space="0" w:color="auto"/>
      </w:divBdr>
    </w:div>
    <w:div w:id="675039141">
      <w:bodyDiv w:val="1"/>
      <w:marLeft w:val="0"/>
      <w:marRight w:val="0"/>
      <w:marTop w:val="0"/>
      <w:marBottom w:val="0"/>
      <w:divBdr>
        <w:top w:val="none" w:sz="0" w:space="0" w:color="auto"/>
        <w:left w:val="none" w:sz="0" w:space="0" w:color="auto"/>
        <w:bottom w:val="none" w:sz="0" w:space="0" w:color="auto"/>
        <w:right w:val="none" w:sz="0" w:space="0" w:color="auto"/>
      </w:divBdr>
    </w:div>
    <w:div w:id="677579260">
      <w:bodyDiv w:val="1"/>
      <w:marLeft w:val="0"/>
      <w:marRight w:val="0"/>
      <w:marTop w:val="0"/>
      <w:marBottom w:val="0"/>
      <w:divBdr>
        <w:top w:val="none" w:sz="0" w:space="0" w:color="auto"/>
        <w:left w:val="none" w:sz="0" w:space="0" w:color="auto"/>
        <w:bottom w:val="none" w:sz="0" w:space="0" w:color="auto"/>
        <w:right w:val="none" w:sz="0" w:space="0" w:color="auto"/>
      </w:divBdr>
    </w:div>
    <w:div w:id="679159830">
      <w:bodyDiv w:val="1"/>
      <w:marLeft w:val="0"/>
      <w:marRight w:val="0"/>
      <w:marTop w:val="0"/>
      <w:marBottom w:val="0"/>
      <w:divBdr>
        <w:top w:val="none" w:sz="0" w:space="0" w:color="auto"/>
        <w:left w:val="none" w:sz="0" w:space="0" w:color="auto"/>
        <w:bottom w:val="none" w:sz="0" w:space="0" w:color="auto"/>
        <w:right w:val="none" w:sz="0" w:space="0" w:color="auto"/>
      </w:divBdr>
    </w:div>
    <w:div w:id="682512751">
      <w:bodyDiv w:val="1"/>
      <w:marLeft w:val="0"/>
      <w:marRight w:val="0"/>
      <w:marTop w:val="0"/>
      <w:marBottom w:val="0"/>
      <w:divBdr>
        <w:top w:val="none" w:sz="0" w:space="0" w:color="auto"/>
        <w:left w:val="none" w:sz="0" w:space="0" w:color="auto"/>
        <w:bottom w:val="none" w:sz="0" w:space="0" w:color="auto"/>
        <w:right w:val="none" w:sz="0" w:space="0" w:color="auto"/>
      </w:divBdr>
    </w:div>
    <w:div w:id="683216515">
      <w:bodyDiv w:val="1"/>
      <w:marLeft w:val="0"/>
      <w:marRight w:val="0"/>
      <w:marTop w:val="0"/>
      <w:marBottom w:val="0"/>
      <w:divBdr>
        <w:top w:val="none" w:sz="0" w:space="0" w:color="auto"/>
        <w:left w:val="none" w:sz="0" w:space="0" w:color="auto"/>
        <w:bottom w:val="none" w:sz="0" w:space="0" w:color="auto"/>
        <w:right w:val="none" w:sz="0" w:space="0" w:color="auto"/>
      </w:divBdr>
    </w:div>
    <w:div w:id="685063641">
      <w:bodyDiv w:val="1"/>
      <w:marLeft w:val="0"/>
      <w:marRight w:val="0"/>
      <w:marTop w:val="0"/>
      <w:marBottom w:val="0"/>
      <w:divBdr>
        <w:top w:val="none" w:sz="0" w:space="0" w:color="auto"/>
        <w:left w:val="none" w:sz="0" w:space="0" w:color="auto"/>
        <w:bottom w:val="none" w:sz="0" w:space="0" w:color="auto"/>
        <w:right w:val="none" w:sz="0" w:space="0" w:color="auto"/>
      </w:divBdr>
    </w:div>
    <w:div w:id="687097400">
      <w:bodyDiv w:val="1"/>
      <w:marLeft w:val="0"/>
      <w:marRight w:val="0"/>
      <w:marTop w:val="0"/>
      <w:marBottom w:val="0"/>
      <w:divBdr>
        <w:top w:val="none" w:sz="0" w:space="0" w:color="auto"/>
        <w:left w:val="none" w:sz="0" w:space="0" w:color="auto"/>
        <w:bottom w:val="none" w:sz="0" w:space="0" w:color="auto"/>
        <w:right w:val="none" w:sz="0" w:space="0" w:color="auto"/>
      </w:divBdr>
    </w:div>
    <w:div w:id="691685366">
      <w:bodyDiv w:val="1"/>
      <w:marLeft w:val="0"/>
      <w:marRight w:val="0"/>
      <w:marTop w:val="0"/>
      <w:marBottom w:val="0"/>
      <w:divBdr>
        <w:top w:val="none" w:sz="0" w:space="0" w:color="auto"/>
        <w:left w:val="none" w:sz="0" w:space="0" w:color="auto"/>
        <w:bottom w:val="none" w:sz="0" w:space="0" w:color="auto"/>
        <w:right w:val="none" w:sz="0" w:space="0" w:color="auto"/>
      </w:divBdr>
    </w:div>
    <w:div w:id="698168371">
      <w:bodyDiv w:val="1"/>
      <w:marLeft w:val="0"/>
      <w:marRight w:val="0"/>
      <w:marTop w:val="0"/>
      <w:marBottom w:val="0"/>
      <w:divBdr>
        <w:top w:val="none" w:sz="0" w:space="0" w:color="auto"/>
        <w:left w:val="none" w:sz="0" w:space="0" w:color="auto"/>
        <w:bottom w:val="none" w:sz="0" w:space="0" w:color="auto"/>
        <w:right w:val="none" w:sz="0" w:space="0" w:color="auto"/>
      </w:divBdr>
    </w:div>
    <w:div w:id="699161102">
      <w:bodyDiv w:val="1"/>
      <w:marLeft w:val="0"/>
      <w:marRight w:val="0"/>
      <w:marTop w:val="0"/>
      <w:marBottom w:val="0"/>
      <w:divBdr>
        <w:top w:val="none" w:sz="0" w:space="0" w:color="auto"/>
        <w:left w:val="none" w:sz="0" w:space="0" w:color="auto"/>
        <w:bottom w:val="none" w:sz="0" w:space="0" w:color="auto"/>
        <w:right w:val="none" w:sz="0" w:space="0" w:color="auto"/>
      </w:divBdr>
    </w:div>
    <w:div w:id="701907118">
      <w:bodyDiv w:val="1"/>
      <w:marLeft w:val="0"/>
      <w:marRight w:val="0"/>
      <w:marTop w:val="0"/>
      <w:marBottom w:val="0"/>
      <w:divBdr>
        <w:top w:val="none" w:sz="0" w:space="0" w:color="auto"/>
        <w:left w:val="none" w:sz="0" w:space="0" w:color="auto"/>
        <w:bottom w:val="none" w:sz="0" w:space="0" w:color="auto"/>
        <w:right w:val="none" w:sz="0" w:space="0" w:color="auto"/>
      </w:divBdr>
    </w:div>
    <w:div w:id="705565636">
      <w:bodyDiv w:val="1"/>
      <w:marLeft w:val="0"/>
      <w:marRight w:val="0"/>
      <w:marTop w:val="0"/>
      <w:marBottom w:val="0"/>
      <w:divBdr>
        <w:top w:val="none" w:sz="0" w:space="0" w:color="auto"/>
        <w:left w:val="none" w:sz="0" w:space="0" w:color="auto"/>
        <w:bottom w:val="none" w:sz="0" w:space="0" w:color="auto"/>
        <w:right w:val="none" w:sz="0" w:space="0" w:color="auto"/>
      </w:divBdr>
    </w:div>
    <w:div w:id="721518183">
      <w:bodyDiv w:val="1"/>
      <w:marLeft w:val="0"/>
      <w:marRight w:val="0"/>
      <w:marTop w:val="0"/>
      <w:marBottom w:val="0"/>
      <w:divBdr>
        <w:top w:val="none" w:sz="0" w:space="0" w:color="auto"/>
        <w:left w:val="none" w:sz="0" w:space="0" w:color="auto"/>
        <w:bottom w:val="none" w:sz="0" w:space="0" w:color="auto"/>
        <w:right w:val="none" w:sz="0" w:space="0" w:color="auto"/>
      </w:divBdr>
    </w:div>
    <w:div w:id="721714424">
      <w:bodyDiv w:val="1"/>
      <w:marLeft w:val="0"/>
      <w:marRight w:val="0"/>
      <w:marTop w:val="0"/>
      <w:marBottom w:val="0"/>
      <w:divBdr>
        <w:top w:val="none" w:sz="0" w:space="0" w:color="auto"/>
        <w:left w:val="none" w:sz="0" w:space="0" w:color="auto"/>
        <w:bottom w:val="none" w:sz="0" w:space="0" w:color="auto"/>
        <w:right w:val="none" w:sz="0" w:space="0" w:color="auto"/>
      </w:divBdr>
    </w:div>
    <w:div w:id="724066318">
      <w:bodyDiv w:val="1"/>
      <w:marLeft w:val="0"/>
      <w:marRight w:val="0"/>
      <w:marTop w:val="0"/>
      <w:marBottom w:val="0"/>
      <w:divBdr>
        <w:top w:val="none" w:sz="0" w:space="0" w:color="auto"/>
        <w:left w:val="none" w:sz="0" w:space="0" w:color="auto"/>
        <w:bottom w:val="none" w:sz="0" w:space="0" w:color="auto"/>
        <w:right w:val="none" w:sz="0" w:space="0" w:color="auto"/>
      </w:divBdr>
    </w:div>
    <w:div w:id="726805568">
      <w:bodyDiv w:val="1"/>
      <w:marLeft w:val="0"/>
      <w:marRight w:val="0"/>
      <w:marTop w:val="0"/>
      <w:marBottom w:val="0"/>
      <w:divBdr>
        <w:top w:val="none" w:sz="0" w:space="0" w:color="auto"/>
        <w:left w:val="none" w:sz="0" w:space="0" w:color="auto"/>
        <w:bottom w:val="none" w:sz="0" w:space="0" w:color="auto"/>
        <w:right w:val="none" w:sz="0" w:space="0" w:color="auto"/>
      </w:divBdr>
    </w:div>
    <w:div w:id="734355660">
      <w:bodyDiv w:val="1"/>
      <w:marLeft w:val="0"/>
      <w:marRight w:val="0"/>
      <w:marTop w:val="0"/>
      <w:marBottom w:val="0"/>
      <w:divBdr>
        <w:top w:val="none" w:sz="0" w:space="0" w:color="auto"/>
        <w:left w:val="none" w:sz="0" w:space="0" w:color="auto"/>
        <w:bottom w:val="none" w:sz="0" w:space="0" w:color="auto"/>
        <w:right w:val="none" w:sz="0" w:space="0" w:color="auto"/>
      </w:divBdr>
    </w:div>
    <w:div w:id="735932986">
      <w:bodyDiv w:val="1"/>
      <w:marLeft w:val="0"/>
      <w:marRight w:val="0"/>
      <w:marTop w:val="0"/>
      <w:marBottom w:val="0"/>
      <w:divBdr>
        <w:top w:val="none" w:sz="0" w:space="0" w:color="auto"/>
        <w:left w:val="none" w:sz="0" w:space="0" w:color="auto"/>
        <w:bottom w:val="none" w:sz="0" w:space="0" w:color="auto"/>
        <w:right w:val="none" w:sz="0" w:space="0" w:color="auto"/>
      </w:divBdr>
    </w:div>
    <w:div w:id="737947387">
      <w:bodyDiv w:val="1"/>
      <w:marLeft w:val="0"/>
      <w:marRight w:val="0"/>
      <w:marTop w:val="0"/>
      <w:marBottom w:val="0"/>
      <w:divBdr>
        <w:top w:val="none" w:sz="0" w:space="0" w:color="auto"/>
        <w:left w:val="none" w:sz="0" w:space="0" w:color="auto"/>
        <w:bottom w:val="none" w:sz="0" w:space="0" w:color="auto"/>
        <w:right w:val="none" w:sz="0" w:space="0" w:color="auto"/>
      </w:divBdr>
    </w:div>
    <w:div w:id="746457459">
      <w:bodyDiv w:val="1"/>
      <w:marLeft w:val="0"/>
      <w:marRight w:val="0"/>
      <w:marTop w:val="0"/>
      <w:marBottom w:val="0"/>
      <w:divBdr>
        <w:top w:val="none" w:sz="0" w:space="0" w:color="auto"/>
        <w:left w:val="none" w:sz="0" w:space="0" w:color="auto"/>
        <w:bottom w:val="none" w:sz="0" w:space="0" w:color="auto"/>
        <w:right w:val="none" w:sz="0" w:space="0" w:color="auto"/>
      </w:divBdr>
    </w:div>
    <w:div w:id="752238753">
      <w:bodyDiv w:val="1"/>
      <w:marLeft w:val="0"/>
      <w:marRight w:val="0"/>
      <w:marTop w:val="0"/>
      <w:marBottom w:val="0"/>
      <w:divBdr>
        <w:top w:val="none" w:sz="0" w:space="0" w:color="auto"/>
        <w:left w:val="none" w:sz="0" w:space="0" w:color="auto"/>
        <w:bottom w:val="none" w:sz="0" w:space="0" w:color="auto"/>
        <w:right w:val="none" w:sz="0" w:space="0" w:color="auto"/>
      </w:divBdr>
    </w:div>
    <w:div w:id="759064303">
      <w:bodyDiv w:val="1"/>
      <w:marLeft w:val="0"/>
      <w:marRight w:val="0"/>
      <w:marTop w:val="0"/>
      <w:marBottom w:val="0"/>
      <w:divBdr>
        <w:top w:val="none" w:sz="0" w:space="0" w:color="auto"/>
        <w:left w:val="none" w:sz="0" w:space="0" w:color="auto"/>
        <w:bottom w:val="none" w:sz="0" w:space="0" w:color="auto"/>
        <w:right w:val="none" w:sz="0" w:space="0" w:color="auto"/>
      </w:divBdr>
    </w:div>
    <w:div w:id="769860729">
      <w:bodyDiv w:val="1"/>
      <w:marLeft w:val="0"/>
      <w:marRight w:val="0"/>
      <w:marTop w:val="0"/>
      <w:marBottom w:val="0"/>
      <w:divBdr>
        <w:top w:val="none" w:sz="0" w:space="0" w:color="auto"/>
        <w:left w:val="none" w:sz="0" w:space="0" w:color="auto"/>
        <w:bottom w:val="none" w:sz="0" w:space="0" w:color="auto"/>
        <w:right w:val="none" w:sz="0" w:space="0" w:color="auto"/>
      </w:divBdr>
    </w:div>
    <w:div w:id="773327145">
      <w:bodyDiv w:val="1"/>
      <w:marLeft w:val="0"/>
      <w:marRight w:val="0"/>
      <w:marTop w:val="0"/>
      <w:marBottom w:val="0"/>
      <w:divBdr>
        <w:top w:val="none" w:sz="0" w:space="0" w:color="auto"/>
        <w:left w:val="none" w:sz="0" w:space="0" w:color="auto"/>
        <w:bottom w:val="none" w:sz="0" w:space="0" w:color="auto"/>
        <w:right w:val="none" w:sz="0" w:space="0" w:color="auto"/>
      </w:divBdr>
    </w:div>
    <w:div w:id="780761219">
      <w:bodyDiv w:val="1"/>
      <w:marLeft w:val="0"/>
      <w:marRight w:val="0"/>
      <w:marTop w:val="0"/>
      <w:marBottom w:val="0"/>
      <w:divBdr>
        <w:top w:val="none" w:sz="0" w:space="0" w:color="auto"/>
        <w:left w:val="none" w:sz="0" w:space="0" w:color="auto"/>
        <w:bottom w:val="none" w:sz="0" w:space="0" w:color="auto"/>
        <w:right w:val="none" w:sz="0" w:space="0" w:color="auto"/>
      </w:divBdr>
    </w:div>
    <w:div w:id="782846051">
      <w:bodyDiv w:val="1"/>
      <w:marLeft w:val="0"/>
      <w:marRight w:val="0"/>
      <w:marTop w:val="0"/>
      <w:marBottom w:val="0"/>
      <w:divBdr>
        <w:top w:val="none" w:sz="0" w:space="0" w:color="auto"/>
        <w:left w:val="none" w:sz="0" w:space="0" w:color="auto"/>
        <w:bottom w:val="none" w:sz="0" w:space="0" w:color="auto"/>
        <w:right w:val="none" w:sz="0" w:space="0" w:color="auto"/>
      </w:divBdr>
    </w:div>
    <w:div w:id="783887286">
      <w:bodyDiv w:val="1"/>
      <w:marLeft w:val="0"/>
      <w:marRight w:val="0"/>
      <w:marTop w:val="0"/>
      <w:marBottom w:val="0"/>
      <w:divBdr>
        <w:top w:val="none" w:sz="0" w:space="0" w:color="auto"/>
        <w:left w:val="none" w:sz="0" w:space="0" w:color="auto"/>
        <w:bottom w:val="none" w:sz="0" w:space="0" w:color="auto"/>
        <w:right w:val="none" w:sz="0" w:space="0" w:color="auto"/>
      </w:divBdr>
    </w:div>
    <w:div w:id="787358313">
      <w:bodyDiv w:val="1"/>
      <w:marLeft w:val="0"/>
      <w:marRight w:val="0"/>
      <w:marTop w:val="0"/>
      <w:marBottom w:val="0"/>
      <w:divBdr>
        <w:top w:val="none" w:sz="0" w:space="0" w:color="auto"/>
        <w:left w:val="none" w:sz="0" w:space="0" w:color="auto"/>
        <w:bottom w:val="none" w:sz="0" w:space="0" w:color="auto"/>
        <w:right w:val="none" w:sz="0" w:space="0" w:color="auto"/>
      </w:divBdr>
    </w:div>
    <w:div w:id="789201711">
      <w:bodyDiv w:val="1"/>
      <w:marLeft w:val="0"/>
      <w:marRight w:val="0"/>
      <w:marTop w:val="0"/>
      <w:marBottom w:val="0"/>
      <w:divBdr>
        <w:top w:val="none" w:sz="0" w:space="0" w:color="auto"/>
        <w:left w:val="none" w:sz="0" w:space="0" w:color="auto"/>
        <w:bottom w:val="none" w:sz="0" w:space="0" w:color="auto"/>
        <w:right w:val="none" w:sz="0" w:space="0" w:color="auto"/>
      </w:divBdr>
    </w:div>
    <w:div w:id="796525866">
      <w:bodyDiv w:val="1"/>
      <w:marLeft w:val="0"/>
      <w:marRight w:val="0"/>
      <w:marTop w:val="0"/>
      <w:marBottom w:val="0"/>
      <w:divBdr>
        <w:top w:val="none" w:sz="0" w:space="0" w:color="auto"/>
        <w:left w:val="none" w:sz="0" w:space="0" w:color="auto"/>
        <w:bottom w:val="none" w:sz="0" w:space="0" w:color="auto"/>
        <w:right w:val="none" w:sz="0" w:space="0" w:color="auto"/>
      </w:divBdr>
    </w:div>
    <w:div w:id="797264048">
      <w:bodyDiv w:val="1"/>
      <w:marLeft w:val="0"/>
      <w:marRight w:val="0"/>
      <w:marTop w:val="0"/>
      <w:marBottom w:val="0"/>
      <w:divBdr>
        <w:top w:val="none" w:sz="0" w:space="0" w:color="auto"/>
        <w:left w:val="none" w:sz="0" w:space="0" w:color="auto"/>
        <w:bottom w:val="none" w:sz="0" w:space="0" w:color="auto"/>
        <w:right w:val="none" w:sz="0" w:space="0" w:color="auto"/>
      </w:divBdr>
    </w:div>
    <w:div w:id="797455780">
      <w:bodyDiv w:val="1"/>
      <w:marLeft w:val="0"/>
      <w:marRight w:val="0"/>
      <w:marTop w:val="0"/>
      <w:marBottom w:val="0"/>
      <w:divBdr>
        <w:top w:val="none" w:sz="0" w:space="0" w:color="auto"/>
        <w:left w:val="none" w:sz="0" w:space="0" w:color="auto"/>
        <w:bottom w:val="none" w:sz="0" w:space="0" w:color="auto"/>
        <w:right w:val="none" w:sz="0" w:space="0" w:color="auto"/>
      </w:divBdr>
    </w:div>
    <w:div w:id="799762431">
      <w:bodyDiv w:val="1"/>
      <w:marLeft w:val="0"/>
      <w:marRight w:val="0"/>
      <w:marTop w:val="0"/>
      <w:marBottom w:val="0"/>
      <w:divBdr>
        <w:top w:val="none" w:sz="0" w:space="0" w:color="auto"/>
        <w:left w:val="none" w:sz="0" w:space="0" w:color="auto"/>
        <w:bottom w:val="none" w:sz="0" w:space="0" w:color="auto"/>
        <w:right w:val="none" w:sz="0" w:space="0" w:color="auto"/>
      </w:divBdr>
    </w:div>
    <w:div w:id="813252311">
      <w:bodyDiv w:val="1"/>
      <w:marLeft w:val="0"/>
      <w:marRight w:val="0"/>
      <w:marTop w:val="0"/>
      <w:marBottom w:val="0"/>
      <w:divBdr>
        <w:top w:val="none" w:sz="0" w:space="0" w:color="auto"/>
        <w:left w:val="none" w:sz="0" w:space="0" w:color="auto"/>
        <w:bottom w:val="none" w:sz="0" w:space="0" w:color="auto"/>
        <w:right w:val="none" w:sz="0" w:space="0" w:color="auto"/>
      </w:divBdr>
    </w:div>
    <w:div w:id="820657061">
      <w:bodyDiv w:val="1"/>
      <w:marLeft w:val="0"/>
      <w:marRight w:val="0"/>
      <w:marTop w:val="0"/>
      <w:marBottom w:val="0"/>
      <w:divBdr>
        <w:top w:val="none" w:sz="0" w:space="0" w:color="auto"/>
        <w:left w:val="none" w:sz="0" w:space="0" w:color="auto"/>
        <w:bottom w:val="none" w:sz="0" w:space="0" w:color="auto"/>
        <w:right w:val="none" w:sz="0" w:space="0" w:color="auto"/>
      </w:divBdr>
    </w:div>
    <w:div w:id="822505245">
      <w:bodyDiv w:val="1"/>
      <w:marLeft w:val="0"/>
      <w:marRight w:val="0"/>
      <w:marTop w:val="0"/>
      <w:marBottom w:val="0"/>
      <w:divBdr>
        <w:top w:val="none" w:sz="0" w:space="0" w:color="auto"/>
        <w:left w:val="none" w:sz="0" w:space="0" w:color="auto"/>
        <w:bottom w:val="none" w:sz="0" w:space="0" w:color="auto"/>
        <w:right w:val="none" w:sz="0" w:space="0" w:color="auto"/>
      </w:divBdr>
    </w:div>
    <w:div w:id="822744958">
      <w:bodyDiv w:val="1"/>
      <w:marLeft w:val="0"/>
      <w:marRight w:val="0"/>
      <w:marTop w:val="0"/>
      <w:marBottom w:val="0"/>
      <w:divBdr>
        <w:top w:val="none" w:sz="0" w:space="0" w:color="auto"/>
        <w:left w:val="none" w:sz="0" w:space="0" w:color="auto"/>
        <w:bottom w:val="none" w:sz="0" w:space="0" w:color="auto"/>
        <w:right w:val="none" w:sz="0" w:space="0" w:color="auto"/>
      </w:divBdr>
    </w:div>
    <w:div w:id="829246654">
      <w:bodyDiv w:val="1"/>
      <w:marLeft w:val="0"/>
      <w:marRight w:val="0"/>
      <w:marTop w:val="0"/>
      <w:marBottom w:val="0"/>
      <w:divBdr>
        <w:top w:val="none" w:sz="0" w:space="0" w:color="auto"/>
        <w:left w:val="none" w:sz="0" w:space="0" w:color="auto"/>
        <w:bottom w:val="none" w:sz="0" w:space="0" w:color="auto"/>
        <w:right w:val="none" w:sz="0" w:space="0" w:color="auto"/>
      </w:divBdr>
    </w:div>
    <w:div w:id="836962947">
      <w:bodyDiv w:val="1"/>
      <w:marLeft w:val="0"/>
      <w:marRight w:val="0"/>
      <w:marTop w:val="0"/>
      <w:marBottom w:val="0"/>
      <w:divBdr>
        <w:top w:val="none" w:sz="0" w:space="0" w:color="auto"/>
        <w:left w:val="none" w:sz="0" w:space="0" w:color="auto"/>
        <w:bottom w:val="none" w:sz="0" w:space="0" w:color="auto"/>
        <w:right w:val="none" w:sz="0" w:space="0" w:color="auto"/>
      </w:divBdr>
    </w:div>
    <w:div w:id="837310468">
      <w:bodyDiv w:val="1"/>
      <w:marLeft w:val="0"/>
      <w:marRight w:val="0"/>
      <w:marTop w:val="0"/>
      <w:marBottom w:val="0"/>
      <w:divBdr>
        <w:top w:val="none" w:sz="0" w:space="0" w:color="auto"/>
        <w:left w:val="none" w:sz="0" w:space="0" w:color="auto"/>
        <w:bottom w:val="none" w:sz="0" w:space="0" w:color="auto"/>
        <w:right w:val="none" w:sz="0" w:space="0" w:color="auto"/>
      </w:divBdr>
    </w:div>
    <w:div w:id="840630464">
      <w:bodyDiv w:val="1"/>
      <w:marLeft w:val="0"/>
      <w:marRight w:val="0"/>
      <w:marTop w:val="0"/>
      <w:marBottom w:val="0"/>
      <w:divBdr>
        <w:top w:val="none" w:sz="0" w:space="0" w:color="auto"/>
        <w:left w:val="none" w:sz="0" w:space="0" w:color="auto"/>
        <w:bottom w:val="none" w:sz="0" w:space="0" w:color="auto"/>
        <w:right w:val="none" w:sz="0" w:space="0" w:color="auto"/>
      </w:divBdr>
    </w:div>
    <w:div w:id="841164107">
      <w:bodyDiv w:val="1"/>
      <w:marLeft w:val="0"/>
      <w:marRight w:val="0"/>
      <w:marTop w:val="0"/>
      <w:marBottom w:val="0"/>
      <w:divBdr>
        <w:top w:val="none" w:sz="0" w:space="0" w:color="auto"/>
        <w:left w:val="none" w:sz="0" w:space="0" w:color="auto"/>
        <w:bottom w:val="none" w:sz="0" w:space="0" w:color="auto"/>
        <w:right w:val="none" w:sz="0" w:space="0" w:color="auto"/>
      </w:divBdr>
    </w:div>
    <w:div w:id="844125497">
      <w:bodyDiv w:val="1"/>
      <w:marLeft w:val="0"/>
      <w:marRight w:val="0"/>
      <w:marTop w:val="0"/>
      <w:marBottom w:val="0"/>
      <w:divBdr>
        <w:top w:val="none" w:sz="0" w:space="0" w:color="auto"/>
        <w:left w:val="none" w:sz="0" w:space="0" w:color="auto"/>
        <w:bottom w:val="none" w:sz="0" w:space="0" w:color="auto"/>
        <w:right w:val="none" w:sz="0" w:space="0" w:color="auto"/>
      </w:divBdr>
    </w:div>
    <w:div w:id="844368090">
      <w:bodyDiv w:val="1"/>
      <w:marLeft w:val="0"/>
      <w:marRight w:val="0"/>
      <w:marTop w:val="0"/>
      <w:marBottom w:val="0"/>
      <w:divBdr>
        <w:top w:val="none" w:sz="0" w:space="0" w:color="auto"/>
        <w:left w:val="none" w:sz="0" w:space="0" w:color="auto"/>
        <w:bottom w:val="none" w:sz="0" w:space="0" w:color="auto"/>
        <w:right w:val="none" w:sz="0" w:space="0" w:color="auto"/>
      </w:divBdr>
    </w:div>
    <w:div w:id="856313243">
      <w:bodyDiv w:val="1"/>
      <w:marLeft w:val="0"/>
      <w:marRight w:val="0"/>
      <w:marTop w:val="0"/>
      <w:marBottom w:val="0"/>
      <w:divBdr>
        <w:top w:val="none" w:sz="0" w:space="0" w:color="auto"/>
        <w:left w:val="none" w:sz="0" w:space="0" w:color="auto"/>
        <w:bottom w:val="none" w:sz="0" w:space="0" w:color="auto"/>
        <w:right w:val="none" w:sz="0" w:space="0" w:color="auto"/>
      </w:divBdr>
    </w:div>
    <w:div w:id="857086576">
      <w:bodyDiv w:val="1"/>
      <w:marLeft w:val="0"/>
      <w:marRight w:val="0"/>
      <w:marTop w:val="0"/>
      <w:marBottom w:val="0"/>
      <w:divBdr>
        <w:top w:val="none" w:sz="0" w:space="0" w:color="auto"/>
        <w:left w:val="none" w:sz="0" w:space="0" w:color="auto"/>
        <w:bottom w:val="none" w:sz="0" w:space="0" w:color="auto"/>
        <w:right w:val="none" w:sz="0" w:space="0" w:color="auto"/>
      </w:divBdr>
    </w:div>
    <w:div w:id="858399014">
      <w:bodyDiv w:val="1"/>
      <w:marLeft w:val="0"/>
      <w:marRight w:val="0"/>
      <w:marTop w:val="0"/>
      <w:marBottom w:val="0"/>
      <w:divBdr>
        <w:top w:val="none" w:sz="0" w:space="0" w:color="auto"/>
        <w:left w:val="none" w:sz="0" w:space="0" w:color="auto"/>
        <w:bottom w:val="none" w:sz="0" w:space="0" w:color="auto"/>
        <w:right w:val="none" w:sz="0" w:space="0" w:color="auto"/>
      </w:divBdr>
    </w:div>
    <w:div w:id="869034180">
      <w:bodyDiv w:val="1"/>
      <w:marLeft w:val="0"/>
      <w:marRight w:val="0"/>
      <w:marTop w:val="0"/>
      <w:marBottom w:val="0"/>
      <w:divBdr>
        <w:top w:val="none" w:sz="0" w:space="0" w:color="auto"/>
        <w:left w:val="none" w:sz="0" w:space="0" w:color="auto"/>
        <w:bottom w:val="none" w:sz="0" w:space="0" w:color="auto"/>
        <w:right w:val="none" w:sz="0" w:space="0" w:color="auto"/>
      </w:divBdr>
    </w:div>
    <w:div w:id="872691844">
      <w:bodyDiv w:val="1"/>
      <w:marLeft w:val="0"/>
      <w:marRight w:val="0"/>
      <w:marTop w:val="0"/>
      <w:marBottom w:val="0"/>
      <w:divBdr>
        <w:top w:val="none" w:sz="0" w:space="0" w:color="auto"/>
        <w:left w:val="none" w:sz="0" w:space="0" w:color="auto"/>
        <w:bottom w:val="none" w:sz="0" w:space="0" w:color="auto"/>
        <w:right w:val="none" w:sz="0" w:space="0" w:color="auto"/>
      </w:divBdr>
    </w:div>
    <w:div w:id="873229519">
      <w:bodyDiv w:val="1"/>
      <w:marLeft w:val="0"/>
      <w:marRight w:val="0"/>
      <w:marTop w:val="0"/>
      <w:marBottom w:val="0"/>
      <w:divBdr>
        <w:top w:val="none" w:sz="0" w:space="0" w:color="auto"/>
        <w:left w:val="none" w:sz="0" w:space="0" w:color="auto"/>
        <w:bottom w:val="none" w:sz="0" w:space="0" w:color="auto"/>
        <w:right w:val="none" w:sz="0" w:space="0" w:color="auto"/>
      </w:divBdr>
    </w:div>
    <w:div w:id="874662825">
      <w:bodyDiv w:val="1"/>
      <w:marLeft w:val="0"/>
      <w:marRight w:val="0"/>
      <w:marTop w:val="0"/>
      <w:marBottom w:val="0"/>
      <w:divBdr>
        <w:top w:val="none" w:sz="0" w:space="0" w:color="auto"/>
        <w:left w:val="none" w:sz="0" w:space="0" w:color="auto"/>
        <w:bottom w:val="none" w:sz="0" w:space="0" w:color="auto"/>
        <w:right w:val="none" w:sz="0" w:space="0" w:color="auto"/>
      </w:divBdr>
    </w:div>
    <w:div w:id="890535063">
      <w:bodyDiv w:val="1"/>
      <w:marLeft w:val="0"/>
      <w:marRight w:val="0"/>
      <w:marTop w:val="0"/>
      <w:marBottom w:val="0"/>
      <w:divBdr>
        <w:top w:val="none" w:sz="0" w:space="0" w:color="auto"/>
        <w:left w:val="none" w:sz="0" w:space="0" w:color="auto"/>
        <w:bottom w:val="none" w:sz="0" w:space="0" w:color="auto"/>
        <w:right w:val="none" w:sz="0" w:space="0" w:color="auto"/>
      </w:divBdr>
    </w:div>
    <w:div w:id="891231466">
      <w:bodyDiv w:val="1"/>
      <w:marLeft w:val="0"/>
      <w:marRight w:val="0"/>
      <w:marTop w:val="0"/>
      <w:marBottom w:val="0"/>
      <w:divBdr>
        <w:top w:val="none" w:sz="0" w:space="0" w:color="auto"/>
        <w:left w:val="none" w:sz="0" w:space="0" w:color="auto"/>
        <w:bottom w:val="none" w:sz="0" w:space="0" w:color="auto"/>
        <w:right w:val="none" w:sz="0" w:space="0" w:color="auto"/>
      </w:divBdr>
    </w:div>
    <w:div w:id="894705441">
      <w:bodyDiv w:val="1"/>
      <w:marLeft w:val="0"/>
      <w:marRight w:val="0"/>
      <w:marTop w:val="0"/>
      <w:marBottom w:val="0"/>
      <w:divBdr>
        <w:top w:val="none" w:sz="0" w:space="0" w:color="auto"/>
        <w:left w:val="none" w:sz="0" w:space="0" w:color="auto"/>
        <w:bottom w:val="none" w:sz="0" w:space="0" w:color="auto"/>
        <w:right w:val="none" w:sz="0" w:space="0" w:color="auto"/>
      </w:divBdr>
    </w:div>
    <w:div w:id="897859968">
      <w:bodyDiv w:val="1"/>
      <w:marLeft w:val="0"/>
      <w:marRight w:val="0"/>
      <w:marTop w:val="0"/>
      <w:marBottom w:val="0"/>
      <w:divBdr>
        <w:top w:val="none" w:sz="0" w:space="0" w:color="auto"/>
        <w:left w:val="none" w:sz="0" w:space="0" w:color="auto"/>
        <w:bottom w:val="none" w:sz="0" w:space="0" w:color="auto"/>
        <w:right w:val="none" w:sz="0" w:space="0" w:color="auto"/>
      </w:divBdr>
    </w:div>
    <w:div w:id="898201529">
      <w:bodyDiv w:val="1"/>
      <w:marLeft w:val="0"/>
      <w:marRight w:val="0"/>
      <w:marTop w:val="0"/>
      <w:marBottom w:val="0"/>
      <w:divBdr>
        <w:top w:val="none" w:sz="0" w:space="0" w:color="auto"/>
        <w:left w:val="none" w:sz="0" w:space="0" w:color="auto"/>
        <w:bottom w:val="none" w:sz="0" w:space="0" w:color="auto"/>
        <w:right w:val="none" w:sz="0" w:space="0" w:color="auto"/>
      </w:divBdr>
    </w:div>
    <w:div w:id="898321303">
      <w:bodyDiv w:val="1"/>
      <w:marLeft w:val="0"/>
      <w:marRight w:val="0"/>
      <w:marTop w:val="0"/>
      <w:marBottom w:val="0"/>
      <w:divBdr>
        <w:top w:val="none" w:sz="0" w:space="0" w:color="auto"/>
        <w:left w:val="none" w:sz="0" w:space="0" w:color="auto"/>
        <w:bottom w:val="none" w:sz="0" w:space="0" w:color="auto"/>
        <w:right w:val="none" w:sz="0" w:space="0" w:color="auto"/>
      </w:divBdr>
    </w:div>
    <w:div w:id="899825621">
      <w:bodyDiv w:val="1"/>
      <w:marLeft w:val="0"/>
      <w:marRight w:val="0"/>
      <w:marTop w:val="0"/>
      <w:marBottom w:val="0"/>
      <w:divBdr>
        <w:top w:val="none" w:sz="0" w:space="0" w:color="auto"/>
        <w:left w:val="none" w:sz="0" w:space="0" w:color="auto"/>
        <w:bottom w:val="none" w:sz="0" w:space="0" w:color="auto"/>
        <w:right w:val="none" w:sz="0" w:space="0" w:color="auto"/>
      </w:divBdr>
    </w:div>
    <w:div w:id="900334552">
      <w:bodyDiv w:val="1"/>
      <w:marLeft w:val="0"/>
      <w:marRight w:val="0"/>
      <w:marTop w:val="0"/>
      <w:marBottom w:val="0"/>
      <w:divBdr>
        <w:top w:val="none" w:sz="0" w:space="0" w:color="auto"/>
        <w:left w:val="none" w:sz="0" w:space="0" w:color="auto"/>
        <w:bottom w:val="none" w:sz="0" w:space="0" w:color="auto"/>
        <w:right w:val="none" w:sz="0" w:space="0" w:color="auto"/>
      </w:divBdr>
    </w:div>
    <w:div w:id="900483005">
      <w:bodyDiv w:val="1"/>
      <w:marLeft w:val="0"/>
      <w:marRight w:val="0"/>
      <w:marTop w:val="0"/>
      <w:marBottom w:val="0"/>
      <w:divBdr>
        <w:top w:val="none" w:sz="0" w:space="0" w:color="auto"/>
        <w:left w:val="none" w:sz="0" w:space="0" w:color="auto"/>
        <w:bottom w:val="none" w:sz="0" w:space="0" w:color="auto"/>
        <w:right w:val="none" w:sz="0" w:space="0" w:color="auto"/>
      </w:divBdr>
    </w:div>
    <w:div w:id="905453946">
      <w:bodyDiv w:val="1"/>
      <w:marLeft w:val="0"/>
      <w:marRight w:val="0"/>
      <w:marTop w:val="0"/>
      <w:marBottom w:val="0"/>
      <w:divBdr>
        <w:top w:val="none" w:sz="0" w:space="0" w:color="auto"/>
        <w:left w:val="none" w:sz="0" w:space="0" w:color="auto"/>
        <w:bottom w:val="none" w:sz="0" w:space="0" w:color="auto"/>
        <w:right w:val="none" w:sz="0" w:space="0" w:color="auto"/>
      </w:divBdr>
    </w:div>
    <w:div w:id="905647100">
      <w:bodyDiv w:val="1"/>
      <w:marLeft w:val="0"/>
      <w:marRight w:val="0"/>
      <w:marTop w:val="0"/>
      <w:marBottom w:val="0"/>
      <w:divBdr>
        <w:top w:val="none" w:sz="0" w:space="0" w:color="auto"/>
        <w:left w:val="none" w:sz="0" w:space="0" w:color="auto"/>
        <w:bottom w:val="none" w:sz="0" w:space="0" w:color="auto"/>
        <w:right w:val="none" w:sz="0" w:space="0" w:color="auto"/>
      </w:divBdr>
    </w:div>
    <w:div w:id="911620098">
      <w:bodyDiv w:val="1"/>
      <w:marLeft w:val="0"/>
      <w:marRight w:val="0"/>
      <w:marTop w:val="0"/>
      <w:marBottom w:val="0"/>
      <w:divBdr>
        <w:top w:val="none" w:sz="0" w:space="0" w:color="auto"/>
        <w:left w:val="none" w:sz="0" w:space="0" w:color="auto"/>
        <w:bottom w:val="none" w:sz="0" w:space="0" w:color="auto"/>
        <w:right w:val="none" w:sz="0" w:space="0" w:color="auto"/>
      </w:divBdr>
    </w:div>
    <w:div w:id="912423471">
      <w:bodyDiv w:val="1"/>
      <w:marLeft w:val="0"/>
      <w:marRight w:val="0"/>
      <w:marTop w:val="0"/>
      <w:marBottom w:val="0"/>
      <w:divBdr>
        <w:top w:val="none" w:sz="0" w:space="0" w:color="auto"/>
        <w:left w:val="none" w:sz="0" w:space="0" w:color="auto"/>
        <w:bottom w:val="none" w:sz="0" w:space="0" w:color="auto"/>
        <w:right w:val="none" w:sz="0" w:space="0" w:color="auto"/>
      </w:divBdr>
    </w:div>
    <w:div w:id="913390824">
      <w:bodyDiv w:val="1"/>
      <w:marLeft w:val="0"/>
      <w:marRight w:val="0"/>
      <w:marTop w:val="0"/>
      <w:marBottom w:val="0"/>
      <w:divBdr>
        <w:top w:val="none" w:sz="0" w:space="0" w:color="auto"/>
        <w:left w:val="none" w:sz="0" w:space="0" w:color="auto"/>
        <w:bottom w:val="none" w:sz="0" w:space="0" w:color="auto"/>
        <w:right w:val="none" w:sz="0" w:space="0" w:color="auto"/>
      </w:divBdr>
    </w:div>
    <w:div w:id="913664104">
      <w:bodyDiv w:val="1"/>
      <w:marLeft w:val="0"/>
      <w:marRight w:val="0"/>
      <w:marTop w:val="0"/>
      <w:marBottom w:val="0"/>
      <w:divBdr>
        <w:top w:val="none" w:sz="0" w:space="0" w:color="auto"/>
        <w:left w:val="none" w:sz="0" w:space="0" w:color="auto"/>
        <w:bottom w:val="none" w:sz="0" w:space="0" w:color="auto"/>
        <w:right w:val="none" w:sz="0" w:space="0" w:color="auto"/>
      </w:divBdr>
    </w:div>
    <w:div w:id="918293400">
      <w:bodyDiv w:val="1"/>
      <w:marLeft w:val="0"/>
      <w:marRight w:val="0"/>
      <w:marTop w:val="0"/>
      <w:marBottom w:val="0"/>
      <w:divBdr>
        <w:top w:val="none" w:sz="0" w:space="0" w:color="auto"/>
        <w:left w:val="none" w:sz="0" w:space="0" w:color="auto"/>
        <w:bottom w:val="none" w:sz="0" w:space="0" w:color="auto"/>
        <w:right w:val="none" w:sz="0" w:space="0" w:color="auto"/>
      </w:divBdr>
    </w:div>
    <w:div w:id="921988891">
      <w:bodyDiv w:val="1"/>
      <w:marLeft w:val="0"/>
      <w:marRight w:val="0"/>
      <w:marTop w:val="0"/>
      <w:marBottom w:val="0"/>
      <w:divBdr>
        <w:top w:val="none" w:sz="0" w:space="0" w:color="auto"/>
        <w:left w:val="none" w:sz="0" w:space="0" w:color="auto"/>
        <w:bottom w:val="none" w:sz="0" w:space="0" w:color="auto"/>
        <w:right w:val="none" w:sz="0" w:space="0" w:color="auto"/>
      </w:divBdr>
    </w:div>
    <w:div w:id="922184153">
      <w:bodyDiv w:val="1"/>
      <w:marLeft w:val="0"/>
      <w:marRight w:val="0"/>
      <w:marTop w:val="0"/>
      <w:marBottom w:val="0"/>
      <w:divBdr>
        <w:top w:val="none" w:sz="0" w:space="0" w:color="auto"/>
        <w:left w:val="none" w:sz="0" w:space="0" w:color="auto"/>
        <w:bottom w:val="none" w:sz="0" w:space="0" w:color="auto"/>
        <w:right w:val="none" w:sz="0" w:space="0" w:color="auto"/>
      </w:divBdr>
    </w:div>
    <w:div w:id="925264338">
      <w:bodyDiv w:val="1"/>
      <w:marLeft w:val="0"/>
      <w:marRight w:val="0"/>
      <w:marTop w:val="0"/>
      <w:marBottom w:val="0"/>
      <w:divBdr>
        <w:top w:val="none" w:sz="0" w:space="0" w:color="auto"/>
        <w:left w:val="none" w:sz="0" w:space="0" w:color="auto"/>
        <w:bottom w:val="none" w:sz="0" w:space="0" w:color="auto"/>
        <w:right w:val="none" w:sz="0" w:space="0" w:color="auto"/>
      </w:divBdr>
    </w:div>
    <w:div w:id="925268373">
      <w:bodyDiv w:val="1"/>
      <w:marLeft w:val="0"/>
      <w:marRight w:val="0"/>
      <w:marTop w:val="0"/>
      <w:marBottom w:val="0"/>
      <w:divBdr>
        <w:top w:val="none" w:sz="0" w:space="0" w:color="auto"/>
        <w:left w:val="none" w:sz="0" w:space="0" w:color="auto"/>
        <w:bottom w:val="none" w:sz="0" w:space="0" w:color="auto"/>
        <w:right w:val="none" w:sz="0" w:space="0" w:color="auto"/>
      </w:divBdr>
    </w:div>
    <w:div w:id="940187147">
      <w:bodyDiv w:val="1"/>
      <w:marLeft w:val="0"/>
      <w:marRight w:val="0"/>
      <w:marTop w:val="0"/>
      <w:marBottom w:val="0"/>
      <w:divBdr>
        <w:top w:val="none" w:sz="0" w:space="0" w:color="auto"/>
        <w:left w:val="none" w:sz="0" w:space="0" w:color="auto"/>
        <w:bottom w:val="none" w:sz="0" w:space="0" w:color="auto"/>
        <w:right w:val="none" w:sz="0" w:space="0" w:color="auto"/>
      </w:divBdr>
    </w:div>
    <w:div w:id="941574643">
      <w:bodyDiv w:val="1"/>
      <w:marLeft w:val="0"/>
      <w:marRight w:val="0"/>
      <w:marTop w:val="0"/>
      <w:marBottom w:val="0"/>
      <w:divBdr>
        <w:top w:val="none" w:sz="0" w:space="0" w:color="auto"/>
        <w:left w:val="none" w:sz="0" w:space="0" w:color="auto"/>
        <w:bottom w:val="none" w:sz="0" w:space="0" w:color="auto"/>
        <w:right w:val="none" w:sz="0" w:space="0" w:color="auto"/>
      </w:divBdr>
    </w:div>
    <w:div w:id="952908190">
      <w:bodyDiv w:val="1"/>
      <w:marLeft w:val="0"/>
      <w:marRight w:val="0"/>
      <w:marTop w:val="0"/>
      <w:marBottom w:val="0"/>
      <w:divBdr>
        <w:top w:val="none" w:sz="0" w:space="0" w:color="auto"/>
        <w:left w:val="none" w:sz="0" w:space="0" w:color="auto"/>
        <w:bottom w:val="none" w:sz="0" w:space="0" w:color="auto"/>
        <w:right w:val="none" w:sz="0" w:space="0" w:color="auto"/>
      </w:divBdr>
    </w:div>
    <w:div w:id="953438147">
      <w:bodyDiv w:val="1"/>
      <w:marLeft w:val="0"/>
      <w:marRight w:val="0"/>
      <w:marTop w:val="0"/>
      <w:marBottom w:val="0"/>
      <w:divBdr>
        <w:top w:val="none" w:sz="0" w:space="0" w:color="auto"/>
        <w:left w:val="none" w:sz="0" w:space="0" w:color="auto"/>
        <w:bottom w:val="none" w:sz="0" w:space="0" w:color="auto"/>
        <w:right w:val="none" w:sz="0" w:space="0" w:color="auto"/>
      </w:divBdr>
    </w:div>
    <w:div w:id="958994686">
      <w:bodyDiv w:val="1"/>
      <w:marLeft w:val="0"/>
      <w:marRight w:val="0"/>
      <w:marTop w:val="0"/>
      <w:marBottom w:val="0"/>
      <w:divBdr>
        <w:top w:val="none" w:sz="0" w:space="0" w:color="auto"/>
        <w:left w:val="none" w:sz="0" w:space="0" w:color="auto"/>
        <w:bottom w:val="none" w:sz="0" w:space="0" w:color="auto"/>
        <w:right w:val="none" w:sz="0" w:space="0" w:color="auto"/>
      </w:divBdr>
    </w:div>
    <w:div w:id="960915561">
      <w:bodyDiv w:val="1"/>
      <w:marLeft w:val="0"/>
      <w:marRight w:val="0"/>
      <w:marTop w:val="0"/>
      <w:marBottom w:val="0"/>
      <w:divBdr>
        <w:top w:val="none" w:sz="0" w:space="0" w:color="auto"/>
        <w:left w:val="none" w:sz="0" w:space="0" w:color="auto"/>
        <w:bottom w:val="none" w:sz="0" w:space="0" w:color="auto"/>
        <w:right w:val="none" w:sz="0" w:space="0" w:color="auto"/>
      </w:divBdr>
    </w:div>
    <w:div w:id="970591412">
      <w:bodyDiv w:val="1"/>
      <w:marLeft w:val="0"/>
      <w:marRight w:val="0"/>
      <w:marTop w:val="0"/>
      <w:marBottom w:val="0"/>
      <w:divBdr>
        <w:top w:val="none" w:sz="0" w:space="0" w:color="auto"/>
        <w:left w:val="none" w:sz="0" w:space="0" w:color="auto"/>
        <w:bottom w:val="none" w:sz="0" w:space="0" w:color="auto"/>
        <w:right w:val="none" w:sz="0" w:space="0" w:color="auto"/>
      </w:divBdr>
    </w:div>
    <w:div w:id="979311070">
      <w:bodyDiv w:val="1"/>
      <w:marLeft w:val="0"/>
      <w:marRight w:val="0"/>
      <w:marTop w:val="0"/>
      <w:marBottom w:val="0"/>
      <w:divBdr>
        <w:top w:val="none" w:sz="0" w:space="0" w:color="auto"/>
        <w:left w:val="none" w:sz="0" w:space="0" w:color="auto"/>
        <w:bottom w:val="none" w:sz="0" w:space="0" w:color="auto"/>
        <w:right w:val="none" w:sz="0" w:space="0" w:color="auto"/>
      </w:divBdr>
    </w:div>
    <w:div w:id="980034868">
      <w:bodyDiv w:val="1"/>
      <w:marLeft w:val="0"/>
      <w:marRight w:val="0"/>
      <w:marTop w:val="0"/>
      <w:marBottom w:val="0"/>
      <w:divBdr>
        <w:top w:val="none" w:sz="0" w:space="0" w:color="auto"/>
        <w:left w:val="none" w:sz="0" w:space="0" w:color="auto"/>
        <w:bottom w:val="none" w:sz="0" w:space="0" w:color="auto"/>
        <w:right w:val="none" w:sz="0" w:space="0" w:color="auto"/>
      </w:divBdr>
    </w:div>
    <w:div w:id="983778627">
      <w:bodyDiv w:val="1"/>
      <w:marLeft w:val="0"/>
      <w:marRight w:val="0"/>
      <w:marTop w:val="0"/>
      <w:marBottom w:val="0"/>
      <w:divBdr>
        <w:top w:val="none" w:sz="0" w:space="0" w:color="auto"/>
        <w:left w:val="none" w:sz="0" w:space="0" w:color="auto"/>
        <w:bottom w:val="none" w:sz="0" w:space="0" w:color="auto"/>
        <w:right w:val="none" w:sz="0" w:space="0" w:color="auto"/>
      </w:divBdr>
    </w:div>
    <w:div w:id="984821585">
      <w:bodyDiv w:val="1"/>
      <w:marLeft w:val="0"/>
      <w:marRight w:val="0"/>
      <w:marTop w:val="0"/>
      <w:marBottom w:val="0"/>
      <w:divBdr>
        <w:top w:val="none" w:sz="0" w:space="0" w:color="auto"/>
        <w:left w:val="none" w:sz="0" w:space="0" w:color="auto"/>
        <w:bottom w:val="none" w:sz="0" w:space="0" w:color="auto"/>
        <w:right w:val="none" w:sz="0" w:space="0" w:color="auto"/>
      </w:divBdr>
    </w:div>
    <w:div w:id="987174292">
      <w:bodyDiv w:val="1"/>
      <w:marLeft w:val="0"/>
      <w:marRight w:val="0"/>
      <w:marTop w:val="0"/>
      <w:marBottom w:val="0"/>
      <w:divBdr>
        <w:top w:val="none" w:sz="0" w:space="0" w:color="auto"/>
        <w:left w:val="none" w:sz="0" w:space="0" w:color="auto"/>
        <w:bottom w:val="none" w:sz="0" w:space="0" w:color="auto"/>
        <w:right w:val="none" w:sz="0" w:space="0" w:color="auto"/>
      </w:divBdr>
    </w:div>
    <w:div w:id="988095628">
      <w:bodyDiv w:val="1"/>
      <w:marLeft w:val="0"/>
      <w:marRight w:val="0"/>
      <w:marTop w:val="0"/>
      <w:marBottom w:val="0"/>
      <w:divBdr>
        <w:top w:val="none" w:sz="0" w:space="0" w:color="auto"/>
        <w:left w:val="none" w:sz="0" w:space="0" w:color="auto"/>
        <w:bottom w:val="none" w:sz="0" w:space="0" w:color="auto"/>
        <w:right w:val="none" w:sz="0" w:space="0" w:color="auto"/>
      </w:divBdr>
    </w:div>
    <w:div w:id="991367447">
      <w:bodyDiv w:val="1"/>
      <w:marLeft w:val="0"/>
      <w:marRight w:val="0"/>
      <w:marTop w:val="0"/>
      <w:marBottom w:val="0"/>
      <w:divBdr>
        <w:top w:val="none" w:sz="0" w:space="0" w:color="auto"/>
        <w:left w:val="none" w:sz="0" w:space="0" w:color="auto"/>
        <w:bottom w:val="none" w:sz="0" w:space="0" w:color="auto"/>
        <w:right w:val="none" w:sz="0" w:space="0" w:color="auto"/>
      </w:divBdr>
    </w:div>
    <w:div w:id="992370422">
      <w:bodyDiv w:val="1"/>
      <w:marLeft w:val="0"/>
      <w:marRight w:val="0"/>
      <w:marTop w:val="0"/>
      <w:marBottom w:val="0"/>
      <w:divBdr>
        <w:top w:val="none" w:sz="0" w:space="0" w:color="auto"/>
        <w:left w:val="none" w:sz="0" w:space="0" w:color="auto"/>
        <w:bottom w:val="none" w:sz="0" w:space="0" w:color="auto"/>
        <w:right w:val="none" w:sz="0" w:space="0" w:color="auto"/>
      </w:divBdr>
    </w:div>
    <w:div w:id="995500891">
      <w:bodyDiv w:val="1"/>
      <w:marLeft w:val="0"/>
      <w:marRight w:val="0"/>
      <w:marTop w:val="0"/>
      <w:marBottom w:val="0"/>
      <w:divBdr>
        <w:top w:val="none" w:sz="0" w:space="0" w:color="auto"/>
        <w:left w:val="none" w:sz="0" w:space="0" w:color="auto"/>
        <w:bottom w:val="none" w:sz="0" w:space="0" w:color="auto"/>
        <w:right w:val="none" w:sz="0" w:space="0" w:color="auto"/>
      </w:divBdr>
    </w:div>
    <w:div w:id="1002664658">
      <w:bodyDiv w:val="1"/>
      <w:marLeft w:val="0"/>
      <w:marRight w:val="0"/>
      <w:marTop w:val="0"/>
      <w:marBottom w:val="0"/>
      <w:divBdr>
        <w:top w:val="none" w:sz="0" w:space="0" w:color="auto"/>
        <w:left w:val="none" w:sz="0" w:space="0" w:color="auto"/>
        <w:bottom w:val="none" w:sz="0" w:space="0" w:color="auto"/>
        <w:right w:val="none" w:sz="0" w:space="0" w:color="auto"/>
      </w:divBdr>
    </w:div>
    <w:div w:id="1003821845">
      <w:bodyDiv w:val="1"/>
      <w:marLeft w:val="0"/>
      <w:marRight w:val="0"/>
      <w:marTop w:val="0"/>
      <w:marBottom w:val="0"/>
      <w:divBdr>
        <w:top w:val="none" w:sz="0" w:space="0" w:color="auto"/>
        <w:left w:val="none" w:sz="0" w:space="0" w:color="auto"/>
        <w:bottom w:val="none" w:sz="0" w:space="0" w:color="auto"/>
        <w:right w:val="none" w:sz="0" w:space="0" w:color="auto"/>
      </w:divBdr>
    </w:div>
    <w:div w:id="1005597915">
      <w:bodyDiv w:val="1"/>
      <w:marLeft w:val="0"/>
      <w:marRight w:val="0"/>
      <w:marTop w:val="0"/>
      <w:marBottom w:val="0"/>
      <w:divBdr>
        <w:top w:val="none" w:sz="0" w:space="0" w:color="auto"/>
        <w:left w:val="none" w:sz="0" w:space="0" w:color="auto"/>
        <w:bottom w:val="none" w:sz="0" w:space="0" w:color="auto"/>
        <w:right w:val="none" w:sz="0" w:space="0" w:color="auto"/>
      </w:divBdr>
    </w:div>
    <w:div w:id="1008214151">
      <w:bodyDiv w:val="1"/>
      <w:marLeft w:val="0"/>
      <w:marRight w:val="0"/>
      <w:marTop w:val="0"/>
      <w:marBottom w:val="0"/>
      <w:divBdr>
        <w:top w:val="none" w:sz="0" w:space="0" w:color="auto"/>
        <w:left w:val="none" w:sz="0" w:space="0" w:color="auto"/>
        <w:bottom w:val="none" w:sz="0" w:space="0" w:color="auto"/>
        <w:right w:val="none" w:sz="0" w:space="0" w:color="auto"/>
      </w:divBdr>
    </w:div>
    <w:div w:id="1012952078">
      <w:bodyDiv w:val="1"/>
      <w:marLeft w:val="0"/>
      <w:marRight w:val="0"/>
      <w:marTop w:val="0"/>
      <w:marBottom w:val="0"/>
      <w:divBdr>
        <w:top w:val="none" w:sz="0" w:space="0" w:color="auto"/>
        <w:left w:val="none" w:sz="0" w:space="0" w:color="auto"/>
        <w:bottom w:val="none" w:sz="0" w:space="0" w:color="auto"/>
        <w:right w:val="none" w:sz="0" w:space="0" w:color="auto"/>
      </w:divBdr>
    </w:div>
    <w:div w:id="1014041288">
      <w:bodyDiv w:val="1"/>
      <w:marLeft w:val="0"/>
      <w:marRight w:val="0"/>
      <w:marTop w:val="0"/>
      <w:marBottom w:val="0"/>
      <w:divBdr>
        <w:top w:val="none" w:sz="0" w:space="0" w:color="auto"/>
        <w:left w:val="none" w:sz="0" w:space="0" w:color="auto"/>
        <w:bottom w:val="none" w:sz="0" w:space="0" w:color="auto"/>
        <w:right w:val="none" w:sz="0" w:space="0" w:color="auto"/>
      </w:divBdr>
    </w:div>
    <w:div w:id="1016269061">
      <w:bodyDiv w:val="1"/>
      <w:marLeft w:val="0"/>
      <w:marRight w:val="0"/>
      <w:marTop w:val="0"/>
      <w:marBottom w:val="0"/>
      <w:divBdr>
        <w:top w:val="none" w:sz="0" w:space="0" w:color="auto"/>
        <w:left w:val="none" w:sz="0" w:space="0" w:color="auto"/>
        <w:bottom w:val="none" w:sz="0" w:space="0" w:color="auto"/>
        <w:right w:val="none" w:sz="0" w:space="0" w:color="auto"/>
      </w:divBdr>
    </w:div>
    <w:div w:id="1018000796">
      <w:bodyDiv w:val="1"/>
      <w:marLeft w:val="0"/>
      <w:marRight w:val="0"/>
      <w:marTop w:val="0"/>
      <w:marBottom w:val="0"/>
      <w:divBdr>
        <w:top w:val="none" w:sz="0" w:space="0" w:color="auto"/>
        <w:left w:val="none" w:sz="0" w:space="0" w:color="auto"/>
        <w:bottom w:val="none" w:sz="0" w:space="0" w:color="auto"/>
        <w:right w:val="none" w:sz="0" w:space="0" w:color="auto"/>
      </w:divBdr>
    </w:div>
    <w:div w:id="1023703516">
      <w:bodyDiv w:val="1"/>
      <w:marLeft w:val="0"/>
      <w:marRight w:val="0"/>
      <w:marTop w:val="0"/>
      <w:marBottom w:val="0"/>
      <w:divBdr>
        <w:top w:val="none" w:sz="0" w:space="0" w:color="auto"/>
        <w:left w:val="none" w:sz="0" w:space="0" w:color="auto"/>
        <w:bottom w:val="none" w:sz="0" w:space="0" w:color="auto"/>
        <w:right w:val="none" w:sz="0" w:space="0" w:color="auto"/>
      </w:divBdr>
    </w:div>
    <w:div w:id="1026640086">
      <w:bodyDiv w:val="1"/>
      <w:marLeft w:val="0"/>
      <w:marRight w:val="0"/>
      <w:marTop w:val="0"/>
      <w:marBottom w:val="0"/>
      <w:divBdr>
        <w:top w:val="none" w:sz="0" w:space="0" w:color="auto"/>
        <w:left w:val="none" w:sz="0" w:space="0" w:color="auto"/>
        <w:bottom w:val="none" w:sz="0" w:space="0" w:color="auto"/>
        <w:right w:val="none" w:sz="0" w:space="0" w:color="auto"/>
      </w:divBdr>
    </w:div>
    <w:div w:id="1027024527">
      <w:bodyDiv w:val="1"/>
      <w:marLeft w:val="0"/>
      <w:marRight w:val="0"/>
      <w:marTop w:val="0"/>
      <w:marBottom w:val="0"/>
      <w:divBdr>
        <w:top w:val="none" w:sz="0" w:space="0" w:color="auto"/>
        <w:left w:val="none" w:sz="0" w:space="0" w:color="auto"/>
        <w:bottom w:val="none" w:sz="0" w:space="0" w:color="auto"/>
        <w:right w:val="none" w:sz="0" w:space="0" w:color="auto"/>
      </w:divBdr>
    </w:div>
    <w:div w:id="1028917089">
      <w:bodyDiv w:val="1"/>
      <w:marLeft w:val="0"/>
      <w:marRight w:val="0"/>
      <w:marTop w:val="0"/>
      <w:marBottom w:val="0"/>
      <w:divBdr>
        <w:top w:val="none" w:sz="0" w:space="0" w:color="auto"/>
        <w:left w:val="none" w:sz="0" w:space="0" w:color="auto"/>
        <w:bottom w:val="none" w:sz="0" w:space="0" w:color="auto"/>
        <w:right w:val="none" w:sz="0" w:space="0" w:color="auto"/>
      </w:divBdr>
    </w:div>
    <w:div w:id="1036541979">
      <w:bodyDiv w:val="1"/>
      <w:marLeft w:val="0"/>
      <w:marRight w:val="0"/>
      <w:marTop w:val="0"/>
      <w:marBottom w:val="0"/>
      <w:divBdr>
        <w:top w:val="none" w:sz="0" w:space="0" w:color="auto"/>
        <w:left w:val="none" w:sz="0" w:space="0" w:color="auto"/>
        <w:bottom w:val="none" w:sz="0" w:space="0" w:color="auto"/>
        <w:right w:val="none" w:sz="0" w:space="0" w:color="auto"/>
      </w:divBdr>
    </w:div>
    <w:div w:id="1042167753">
      <w:bodyDiv w:val="1"/>
      <w:marLeft w:val="0"/>
      <w:marRight w:val="0"/>
      <w:marTop w:val="0"/>
      <w:marBottom w:val="0"/>
      <w:divBdr>
        <w:top w:val="none" w:sz="0" w:space="0" w:color="auto"/>
        <w:left w:val="none" w:sz="0" w:space="0" w:color="auto"/>
        <w:bottom w:val="none" w:sz="0" w:space="0" w:color="auto"/>
        <w:right w:val="none" w:sz="0" w:space="0" w:color="auto"/>
      </w:divBdr>
    </w:div>
    <w:div w:id="1047990973">
      <w:bodyDiv w:val="1"/>
      <w:marLeft w:val="0"/>
      <w:marRight w:val="0"/>
      <w:marTop w:val="0"/>
      <w:marBottom w:val="0"/>
      <w:divBdr>
        <w:top w:val="none" w:sz="0" w:space="0" w:color="auto"/>
        <w:left w:val="none" w:sz="0" w:space="0" w:color="auto"/>
        <w:bottom w:val="none" w:sz="0" w:space="0" w:color="auto"/>
        <w:right w:val="none" w:sz="0" w:space="0" w:color="auto"/>
      </w:divBdr>
    </w:div>
    <w:div w:id="1049718745">
      <w:bodyDiv w:val="1"/>
      <w:marLeft w:val="0"/>
      <w:marRight w:val="0"/>
      <w:marTop w:val="0"/>
      <w:marBottom w:val="0"/>
      <w:divBdr>
        <w:top w:val="none" w:sz="0" w:space="0" w:color="auto"/>
        <w:left w:val="none" w:sz="0" w:space="0" w:color="auto"/>
        <w:bottom w:val="none" w:sz="0" w:space="0" w:color="auto"/>
        <w:right w:val="none" w:sz="0" w:space="0" w:color="auto"/>
      </w:divBdr>
    </w:div>
    <w:div w:id="1055785434">
      <w:bodyDiv w:val="1"/>
      <w:marLeft w:val="0"/>
      <w:marRight w:val="0"/>
      <w:marTop w:val="0"/>
      <w:marBottom w:val="0"/>
      <w:divBdr>
        <w:top w:val="none" w:sz="0" w:space="0" w:color="auto"/>
        <w:left w:val="none" w:sz="0" w:space="0" w:color="auto"/>
        <w:bottom w:val="none" w:sz="0" w:space="0" w:color="auto"/>
        <w:right w:val="none" w:sz="0" w:space="0" w:color="auto"/>
      </w:divBdr>
    </w:div>
    <w:div w:id="1056394133">
      <w:bodyDiv w:val="1"/>
      <w:marLeft w:val="0"/>
      <w:marRight w:val="0"/>
      <w:marTop w:val="0"/>
      <w:marBottom w:val="0"/>
      <w:divBdr>
        <w:top w:val="none" w:sz="0" w:space="0" w:color="auto"/>
        <w:left w:val="none" w:sz="0" w:space="0" w:color="auto"/>
        <w:bottom w:val="none" w:sz="0" w:space="0" w:color="auto"/>
        <w:right w:val="none" w:sz="0" w:space="0" w:color="auto"/>
      </w:divBdr>
    </w:div>
    <w:div w:id="1058044511">
      <w:bodyDiv w:val="1"/>
      <w:marLeft w:val="0"/>
      <w:marRight w:val="0"/>
      <w:marTop w:val="0"/>
      <w:marBottom w:val="0"/>
      <w:divBdr>
        <w:top w:val="none" w:sz="0" w:space="0" w:color="auto"/>
        <w:left w:val="none" w:sz="0" w:space="0" w:color="auto"/>
        <w:bottom w:val="none" w:sz="0" w:space="0" w:color="auto"/>
        <w:right w:val="none" w:sz="0" w:space="0" w:color="auto"/>
      </w:divBdr>
    </w:div>
    <w:div w:id="1059593832">
      <w:bodyDiv w:val="1"/>
      <w:marLeft w:val="0"/>
      <w:marRight w:val="0"/>
      <w:marTop w:val="0"/>
      <w:marBottom w:val="0"/>
      <w:divBdr>
        <w:top w:val="none" w:sz="0" w:space="0" w:color="auto"/>
        <w:left w:val="none" w:sz="0" w:space="0" w:color="auto"/>
        <w:bottom w:val="none" w:sz="0" w:space="0" w:color="auto"/>
        <w:right w:val="none" w:sz="0" w:space="0" w:color="auto"/>
      </w:divBdr>
    </w:div>
    <w:div w:id="1059983249">
      <w:bodyDiv w:val="1"/>
      <w:marLeft w:val="0"/>
      <w:marRight w:val="0"/>
      <w:marTop w:val="0"/>
      <w:marBottom w:val="0"/>
      <w:divBdr>
        <w:top w:val="none" w:sz="0" w:space="0" w:color="auto"/>
        <w:left w:val="none" w:sz="0" w:space="0" w:color="auto"/>
        <w:bottom w:val="none" w:sz="0" w:space="0" w:color="auto"/>
        <w:right w:val="none" w:sz="0" w:space="0" w:color="auto"/>
      </w:divBdr>
    </w:div>
    <w:div w:id="1065681145">
      <w:bodyDiv w:val="1"/>
      <w:marLeft w:val="0"/>
      <w:marRight w:val="0"/>
      <w:marTop w:val="0"/>
      <w:marBottom w:val="0"/>
      <w:divBdr>
        <w:top w:val="none" w:sz="0" w:space="0" w:color="auto"/>
        <w:left w:val="none" w:sz="0" w:space="0" w:color="auto"/>
        <w:bottom w:val="none" w:sz="0" w:space="0" w:color="auto"/>
        <w:right w:val="none" w:sz="0" w:space="0" w:color="auto"/>
      </w:divBdr>
    </w:div>
    <w:div w:id="1067268330">
      <w:bodyDiv w:val="1"/>
      <w:marLeft w:val="0"/>
      <w:marRight w:val="0"/>
      <w:marTop w:val="0"/>
      <w:marBottom w:val="0"/>
      <w:divBdr>
        <w:top w:val="none" w:sz="0" w:space="0" w:color="auto"/>
        <w:left w:val="none" w:sz="0" w:space="0" w:color="auto"/>
        <w:bottom w:val="none" w:sz="0" w:space="0" w:color="auto"/>
        <w:right w:val="none" w:sz="0" w:space="0" w:color="auto"/>
      </w:divBdr>
    </w:div>
    <w:div w:id="1067534214">
      <w:bodyDiv w:val="1"/>
      <w:marLeft w:val="0"/>
      <w:marRight w:val="0"/>
      <w:marTop w:val="0"/>
      <w:marBottom w:val="0"/>
      <w:divBdr>
        <w:top w:val="none" w:sz="0" w:space="0" w:color="auto"/>
        <w:left w:val="none" w:sz="0" w:space="0" w:color="auto"/>
        <w:bottom w:val="none" w:sz="0" w:space="0" w:color="auto"/>
        <w:right w:val="none" w:sz="0" w:space="0" w:color="auto"/>
      </w:divBdr>
    </w:div>
    <w:div w:id="1073892816">
      <w:bodyDiv w:val="1"/>
      <w:marLeft w:val="0"/>
      <w:marRight w:val="0"/>
      <w:marTop w:val="0"/>
      <w:marBottom w:val="0"/>
      <w:divBdr>
        <w:top w:val="none" w:sz="0" w:space="0" w:color="auto"/>
        <w:left w:val="none" w:sz="0" w:space="0" w:color="auto"/>
        <w:bottom w:val="none" w:sz="0" w:space="0" w:color="auto"/>
        <w:right w:val="none" w:sz="0" w:space="0" w:color="auto"/>
      </w:divBdr>
    </w:div>
    <w:div w:id="1083260179">
      <w:bodyDiv w:val="1"/>
      <w:marLeft w:val="0"/>
      <w:marRight w:val="0"/>
      <w:marTop w:val="0"/>
      <w:marBottom w:val="0"/>
      <w:divBdr>
        <w:top w:val="none" w:sz="0" w:space="0" w:color="auto"/>
        <w:left w:val="none" w:sz="0" w:space="0" w:color="auto"/>
        <w:bottom w:val="none" w:sz="0" w:space="0" w:color="auto"/>
        <w:right w:val="none" w:sz="0" w:space="0" w:color="auto"/>
      </w:divBdr>
    </w:div>
    <w:div w:id="1085760340">
      <w:bodyDiv w:val="1"/>
      <w:marLeft w:val="0"/>
      <w:marRight w:val="0"/>
      <w:marTop w:val="0"/>
      <w:marBottom w:val="0"/>
      <w:divBdr>
        <w:top w:val="none" w:sz="0" w:space="0" w:color="auto"/>
        <w:left w:val="none" w:sz="0" w:space="0" w:color="auto"/>
        <w:bottom w:val="none" w:sz="0" w:space="0" w:color="auto"/>
        <w:right w:val="none" w:sz="0" w:space="0" w:color="auto"/>
      </w:divBdr>
    </w:div>
    <w:div w:id="1086922711">
      <w:bodyDiv w:val="1"/>
      <w:marLeft w:val="0"/>
      <w:marRight w:val="0"/>
      <w:marTop w:val="0"/>
      <w:marBottom w:val="0"/>
      <w:divBdr>
        <w:top w:val="none" w:sz="0" w:space="0" w:color="auto"/>
        <w:left w:val="none" w:sz="0" w:space="0" w:color="auto"/>
        <w:bottom w:val="none" w:sz="0" w:space="0" w:color="auto"/>
        <w:right w:val="none" w:sz="0" w:space="0" w:color="auto"/>
      </w:divBdr>
    </w:div>
    <w:div w:id="1092320074">
      <w:bodyDiv w:val="1"/>
      <w:marLeft w:val="0"/>
      <w:marRight w:val="0"/>
      <w:marTop w:val="0"/>
      <w:marBottom w:val="0"/>
      <w:divBdr>
        <w:top w:val="none" w:sz="0" w:space="0" w:color="auto"/>
        <w:left w:val="none" w:sz="0" w:space="0" w:color="auto"/>
        <w:bottom w:val="none" w:sz="0" w:space="0" w:color="auto"/>
        <w:right w:val="none" w:sz="0" w:space="0" w:color="auto"/>
      </w:divBdr>
    </w:div>
    <w:div w:id="1101991081">
      <w:bodyDiv w:val="1"/>
      <w:marLeft w:val="0"/>
      <w:marRight w:val="0"/>
      <w:marTop w:val="0"/>
      <w:marBottom w:val="0"/>
      <w:divBdr>
        <w:top w:val="none" w:sz="0" w:space="0" w:color="auto"/>
        <w:left w:val="none" w:sz="0" w:space="0" w:color="auto"/>
        <w:bottom w:val="none" w:sz="0" w:space="0" w:color="auto"/>
        <w:right w:val="none" w:sz="0" w:space="0" w:color="auto"/>
      </w:divBdr>
    </w:div>
    <w:div w:id="1102535140">
      <w:bodyDiv w:val="1"/>
      <w:marLeft w:val="0"/>
      <w:marRight w:val="0"/>
      <w:marTop w:val="0"/>
      <w:marBottom w:val="0"/>
      <w:divBdr>
        <w:top w:val="none" w:sz="0" w:space="0" w:color="auto"/>
        <w:left w:val="none" w:sz="0" w:space="0" w:color="auto"/>
        <w:bottom w:val="none" w:sz="0" w:space="0" w:color="auto"/>
        <w:right w:val="none" w:sz="0" w:space="0" w:color="auto"/>
      </w:divBdr>
    </w:div>
    <w:div w:id="1104036698">
      <w:bodyDiv w:val="1"/>
      <w:marLeft w:val="0"/>
      <w:marRight w:val="0"/>
      <w:marTop w:val="0"/>
      <w:marBottom w:val="0"/>
      <w:divBdr>
        <w:top w:val="none" w:sz="0" w:space="0" w:color="auto"/>
        <w:left w:val="none" w:sz="0" w:space="0" w:color="auto"/>
        <w:bottom w:val="none" w:sz="0" w:space="0" w:color="auto"/>
        <w:right w:val="none" w:sz="0" w:space="0" w:color="auto"/>
      </w:divBdr>
    </w:div>
    <w:div w:id="1119031192">
      <w:bodyDiv w:val="1"/>
      <w:marLeft w:val="0"/>
      <w:marRight w:val="0"/>
      <w:marTop w:val="0"/>
      <w:marBottom w:val="0"/>
      <w:divBdr>
        <w:top w:val="none" w:sz="0" w:space="0" w:color="auto"/>
        <w:left w:val="none" w:sz="0" w:space="0" w:color="auto"/>
        <w:bottom w:val="none" w:sz="0" w:space="0" w:color="auto"/>
        <w:right w:val="none" w:sz="0" w:space="0" w:color="auto"/>
      </w:divBdr>
    </w:div>
    <w:div w:id="1123618208">
      <w:bodyDiv w:val="1"/>
      <w:marLeft w:val="0"/>
      <w:marRight w:val="0"/>
      <w:marTop w:val="0"/>
      <w:marBottom w:val="0"/>
      <w:divBdr>
        <w:top w:val="none" w:sz="0" w:space="0" w:color="auto"/>
        <w:left w:val="none" w:sz="0" w:space="0" w:color="auto"/>
        <w:bottom w:val="none" w:sz="0" w:space="0" w:color="auto"/>
        <w:right w:val="none" w:sz="0" w:space="0" w:color="auto"/>
      </w:divBdr>
    </w:div>
    <w:div w:id="1124271749">
      <w:bodyDiv w:val="1"/>
      <w:marLeft w:val="0"/>
      <w:marRight w:val="0"/>
      <w:marTop w:val="0"/>
      <w:marBottom w:val="0"/>
      <w:divBdr>
        <w:top w:val="none" w:sz="0" w:space="0" w:color="auto"/>
        <w:left w:val="none" w:sz="0" w:space="0" w:color="auto"/>
        <w:bottom w:val="none" w:sz="0" w:space="0" w:color="auto"/>
        <w:right w:val="none" w:sz="0" w:space="0" w:color="auto"/>
      </w:divBdr>
    </w:div>
    <w:div w:id="1129281055">
      <w:bodyDiv w:val="1"/>
      <w:marLeft w:val="0"/>
      <w:marRight w:val="0"/>
      <w:marTop w:val="0"/>
      <w:marBottom w:val="0"/>
      <w:divBdr>
        <w:top w:val="none" w:sz="0" w:space="0" w:color="auto"/>
        <w:left w:val="none" w:sz="0" w:space="0" w:color="auto"/>
        <w:bottom w:val="none" w:sz="0" w:space="0" w:color="auto"/>
        <w:right w:val="none" w:sz="0" w:space="0" w:color="auto"/>
      </w:divBdr>
    </w:div>
    <w:div w:id="1130856297">
      <w:bodyDiv w:val="1"/>
      <w:marLeft w:val="0"/>
      <w:marRight w:val="0"/>
      <w:marTop w:val="0"/>
      <w:marBottom w:val="0"/>
      <w:divBdr>
        <w:top w:val="none" w:sz="0" w:space="0" w:color="auto"/>
        <w:left w:val="none" w:sz="0" w:space="0" w:color="auto"/>
        <w:bottom w:val="none" w:sz="0" w:space="0" w:color="auto"/>
        <w:right w:val="none" w:sz="0" w:space="0" w:color="auto"/>
      </w:divBdr>
    </w:div>
    <w:div w:id="1132098115">
      <w:bodyDiv w:val="1"/>
      <w:marLeft w:val="0"/>
      <w:marRight w:val="0"/>
      <w:marTop w:val="0"/>
      <w:marBottom w:val="0"/>
      <w:divBdr>
        <w:top w:val="none" w:sz="0" w:space="0" w:color="auto"/>
        <w:left w:val="none" w:sz="0" w:space="0" w:color="auto"/>
        <w:bottom w:val="none" w:sz="0" w:space="0" w:color="auto"/>
        <w:right w:val="none" w:sz="0" w:space="0" w:color="auto"/>
      </w:divBdr>
    </w:div>
    <w:div w:id="1134522682">
      <w:bodyDiv w:val="1"/>
      <w:marLeft w:val="0"/>
      <w:marRight w:val="0"/>
      <w:marTop w:val="0"/>
      <w:marBottom w:val="0"/>
      <w:divBdr>
        <w:top w:val="none" w:sz="0" w:space="0" w:color="auto"/>
        <w:left w:val="none" w:sz="0" w:space="0" w:color="auto"/>
        <w:bottom w:val="none" w:sz="0" w:space="0" w:color="auto"/>
        <w:right w:val="none" w:sz="0" w:space="0" w:color="auto"/>
      </w:divBdr>
    </w:div>
    <w:div w:id="1136409679">
      <w:bodyDiv w:val="1"/>
      <w:marLeft w:val="0"/>
      <w:marRight w:val="0"/>
      <w:marTop w:val="0"/>
      <w:marBottom w:val="0"/>
      <w:divBdr>
        <w:top w:val="none" w:sz="0" w:space="0" w:color="auto"/>
        <w:left w:val="none" w:sz="0" w:space="0" w:color="auto"/>
        <w:bottom w:val="none" w:sz="0" w:space="0" w:color="auto"/>
        <w:right w:val="none" w:sz="0" w:space="0" w:color="auto"/>
      </w:divBdr>
    </w:div>
    <w:div w:id="1139952837">
      <w:bodyDiv w:val="1"/>
      <w:marLeft w:val="0"/>
      <w:marRight w:val="0"/>
      <w:marTop w:val="0"/>
      <w:marBottom w:val="0"/>
      <w:divBdr>
        <w:top w:val="none" w:sz="0" w:space="0" w:color="auto"/>
        <w:left w:val="none" w:sz="0" w:space="0" w:color="auto"/>
        <w:bottom w:val="none" w:sz="0" w:space="0" w:color="auto"/>
        <w:right w:val="none" w:sz="0" w:space="0" w:color="auto"/>
      </w:divBdr>
    </w:div>
    <w:div w:id="1141458262">
      <w:bodyDiv w:val="1"/>
      <w:marLeft w:val="0"/>
      <w:marRight w:val="0"/>
      <w:marTop w:val="0"/>
      <w:marBottom w:val="0"/>
      <w:divBdr>
        <w:top w:val="none" w:sz="0" w:space="0" w:color="auto"/>
        <w:left w:val="none" w:sz="0" w:space="0" w:color="auto"/>
        <w:bottom w:val="none" w:sz="0" w:space="0" w:color="auto"/>
        <w:right w:val="none" w:sz="0" w:space="0" w:color="auto"/>
      </w:divBdr>
    </w:div>
    <w:div w:id="1141657234">
      <w:bodyDiv w:val="1"/>
      <w:marLeft w:val="0"/>
      <w:marRight w:val="0"/>
      <w:marTop w:val="0"/>
      <w:marBottom w:val="0"/>
      <w:divBdr>
        <w:top w:val="none" w:sz="0" w:space="0" w:color="auto"/>
        <w:left w:val="none" w:sz="0" w:space="0" w:color="auto"/>
        <w:bottom w:val="none" w:sz="0" w:space="0" w:color="auto"/>
        <w:right w:val="none" w:sz="0" w:space="0" w:color="auto"/>
      </w:divBdr>
    </w:div>
    <w:div w:id="1150757358">
      <w:bodyDiv w:val="1"/>
      <w:marLeft w:val="0"/>
      <w:marRight w:val="0"/>
      <w:marTop w:val="0"/>
      <w:marBottom w:val="0"/>
      <w:divBdr>
        <w:top w:val="none" w:sz="0" w:space="0" w:color="auto"/>
        <w:left w:val="none" w:sz="0" w:space="0" w:color="auto"/>
        <w:bottom w:val="none" w:sz="0" w:space="0" w:color="auto"/>
        <w:right w:val="none" w:sz="0" w:space="0" w:color="auto"/>
      </w:divBdr>
    </w:div>
    <w:div w:id="1156413166">
      <w:bodyDiv w:val="1"/>
      <w:marLeft w:val="0"/>
      <w:marRight w:val="0"/>
      <w:marTop w:val="0"/>
      <w:marBottom w:val="0"/>
      <w:divBdr>
        <w:top w:val="none" w:sz="0" w:space="0" w:color="auto"/>
        <w:left w:val="none" w:sz="0" w:space="0" w:color="auto"/>
        <w:bottom w:val="none" w:sz="0" w:space="0" w:color="auto"/>
        <w:right w:val="none" w:sz="0" w:space="0" w:color="auto"/>
      </w:divBdr>
    </w:div>
    <w:div w:id="1159228910">
      <w:bodyDiv w:val="1"/>
      <w:marLeft w:val="0"/>
      <w:marRight w:val="0"/>
      <w:marTop w:val="0"/>
      <w:marBottom w:val="0"/>
      <w:divBdr>
        <w:top w:val="none" w:sz="0" w:space="0" w:color="auto"/>
        <w:left w:val="none" w:sz="0" w:space="0" w:color="auto"/>
        <w:bottom w:val="none" w:sz="0" w:space="0" w:color="auto"/>
        <w:right w:val="none" w:sz="0" w:space="0" w:color="auto"/>
      </w:divBdr>
    </w:div>
    <w:div w:id="1167743339">
      <w:bodyDiv w:val="1"/>
      <w:marLeft w:val="0"/>
      <w:marRight w:val="0"/>
      <w:marTop w:val="0"/>
      <w:marBottom w:val="0"/>
      <w:divBdr>
        <w:top w:val="none" w:sz="0" w:space="0" w:color="auto"/>
        <w:left w:val="none" w:sz="0" w:space="0" w:color="auto"/>
        <w:bottom w:val="none" w:sz="0" w:space="0" w:color="auto"/>
        <w:right w:val="none" w:sz="0" w:space="0" w:color="auto"/>
      </w:divBdr>
    </w:div>
    <w:div w:id="1170489809">
      <w:bodyDiv w:val="1"/>
      <w:marLeft w:val="0"/>
      <w:marRight w:val="0"/>
      <w:marTop w:val="0"/>
      <w:marBottom w:val="0"/>
      <w:divBdr>
        <w:top w:val="none" w:sz="0" w:space="0" w:color="auto"/>
        <w:left w:val="none" w:sz="0" w:space="0" w:color="auto"/>
        <w:bottom w:val="none" w:sz="0" w:space="0" w:color="auto"/>
        <w:right w:val="none" w:sz="0" w:space="0" w:color="auto"/>
      </w:divBdr>
    </w:div>
    <w:div w:id="1175077886">
      <w:bodyDiv w:val="1"/>
      <w:marLeft w:val="0"/>
      <w:marRight w:val="0"/>
      <w:marTop w:val="0"/>
      <w:marBottom w:val="0"/>
      <w:divBdr>
        <w:top w:val="none" w:sz="0" w:space="0" w:color="auto"/>
        <w:left w:val="none" w:sz="0" w:space="0" w:color="auto"/>
        <w:bottom w:val="none" w:sz="0" w:space="0" w:color="auto"/>
        <w:right w:val="none" w:sz="0" w:space="0" w:color="auto"/>
      </w:divBdr>
    </w:div>
    <w:div w:id="1190143023">
      <w:bodyDiv w:val="1"/>
      <w:marLeft w:val="0"/>
      <w:marRight w:val="0"/>
      <w:marTop w:val="0"/>
      <w:marBottom w:val="0"/>
      <w:divBdr>
        <w:top w:val="none" w:sz="0" w:space="0" w:color="auto"/>
        <w:left w:val="none" w:sz="0" w:space="0" w:color="auto"/>
        <w:bottom w:val="none" w:sz="0" w:space="0" w:color="auto"/>
        <w:right w:val="none" w:sz="0" w:space="0" w:color="auto"/>
      </w:divBdr>
    </w:div>
    <w:div w:id="1192257296">
      <w:bodyDiv w:val="1"/>
      <w:marLeft w:val="0"/>
      <w:marRight w:val="0"/>
      <w:marTop w:val="0"/>
      <w:marBottom w:val="0"/>
      <w:divBdr>
        <w:top w:val="none" w:sz="0" w:space="0" w:color="auto"/>
        <w:left w:val="none" w:sz="0" w:space="0" w:color="auto"/>
        <w:bottom w:val="none" w:sz="0" w:space="0" w:color="auto"/>
        <w:right w:val="none" w:sz="0" w:space="0" w:color="auto"/>
      </w:divBdr>
    </w:div>
    <w:div w:id="1196233087">
      <w:bodyDiv w:val="1"/>
      <w:marLeft w:val="0"/>
      <w:marRight w:val="0"/>
      <w:marTop w:val="0"/>
      <w:marBottom w:val="0"/>
      <w:divBdr>
        <w:top w:val="none" w:sz="0" w:space="0" w:color="auto"/>
        <w:left w:val="none" w:sz="0" w:space="0" w:color="auto"/>
        <w:bottom w:val="none" w:sz="0" w:space="0" w:color="auto"/>
        <w:right w:val="none" w:sz="0" w:space="0" w:color="auto"/>
      </w:divBdr>
    </w:div>
    <w:div w:id="1207568000">
      <w:bodyDiv w:val="1"/>
      <w:marLeft w:val="0"/>
      <w:marRight w:val="0"/>
      <w:marTop w:val="0"/>
      <w:marBottom w:val="0"/>
      <w:divBdr>
        <w:top w:val="none" w:sz="0" w:space="0" w:color="auto"/>
        <w:left w:val="none" w:sz="0" w:space="0" w:color="auto"/>
        <w:bottom w:val="none" w:sz="0" w:space="0" w:color="auto"/>
        <w:right w:val="none" w:sz="0" w:space="0" w:color="auto"/>
      </w:divBdr>
    </w:div>
    <w:div w:id="1216308302">
      <w:bodyDiv w:val="1"/>
      <w:marLeft w:val="0"/>
      <w:marRight w:val="0"/>
      <w:marTop w:val="0"/>
      <w:marBottom w:val="0"/>
      <w:divBdr>
        <w:top w:val="none" w:sz="0" w:space="0" w:color="auto"/>
        <w:left w:val="none" w:sz="0" w:space="0" w:color="auto"/>
        <w:bottom w:val="none" w:sz="0" w:space="0" w:color="auto"/>
        <w:right w:val="none" w:sz="0" w:space="0" w:color="auto"/>
      </w:divBdr>
    </w:div>
    <w:div w:id="1217552221">
      <w:bodyDiv w:val="1"/>
      <w:marLeft w:val="0"/>
      <w:marRight w:val="0"/>
      <w:marTop w:val="0"/>
      <w:marBottom w:val="0"/>
      <w:divBdr>
        <w:top w:val="none" w:sz="0" w:space="0" w:color="auto"/>
        <w:left w:val="none" w:sz="0" w:space="0" w:color="auto"/>
        <w:bottom w:val="none" w:sz="0" w:space="0" w:color="auto"/>
        <w:right w:val="none" w:sz="0" w:space="0" w:color="auto"/>
      </w:divBdr>
    </w:div>
    <w:div w:id="1218203632">
      <w:bodyDiv w:val="1"/>
      <w:marLeft w:val="0"/>
      <w:marRight w:val="0"/>
      <w:marTop w:val="0"/>
      <w:marBottom w:val="0"/>
      <w:divBdr>
        <w:top w:val="none" w:sz="0" w:space="0" w:color="auto"/>
        <w:left w:val="none" w:sz="0" w:space="0" w:color="auto"/>
        <w:bottom w:val="none" w:sz="0" w:space="0" w:color="auto"/>
        <w:right w:val="none" w:sz="0" w:space="0" w:color="auto"/>
      </w:divBdr>
    </w:div>
    <w:div w:id="1222641793">
      <w:bodyDiv w:val="1"/>
      <w:marLeft w:val="0"/>
      <w:marRight w:val="0"/>
      <w:marTop w:val="0"/>
      <w:marBottom w:val="0"/>
      <w:divBdr>
        <w:top w:val="none" w:sz="0" w:space="0" w:color="auto"/>
        <w:left w:val="none" w:sz="0" w:space="0" w:color="auto"/>
        <w:bottom w:val="none" w:sz="0" w:space="0" w:color="auto"/>
        <w:right w:val="none" w:sz="0" w:space="0" w:color="auto"/>
      </w:divBdr>
    </w:div>
    <w:div w:id="1224412438">
      <w:bodyDiv w:val="1"/>
      <w:marLeft w:val="0"/>
      <w:marRight w:val="0"/>
      <w:marTop w:val="0"/>
      <w:marBottom w:val="0"/>
      <w:divBdr>
        <w:top w:val="none" w:sz="0" w:space="0" w:color="auto"/>
        <w:left w:val="none" w:sz="0" w:space="0" w:color="auto"/>
        <w:bottom w:val="none" w:sz="0" w:space="0" w:color="auto"/>
        <w:right w:val="none" w:sz="0" w:space="0" w:color="auto"/>
      </w:divBdr>
    </w:div>
    <w:div w:id="1228803662">
      <w:bodyDiv w:val="1"/>
      <w:marLeft w:val="0"/>
      <w:marRight w:val="0"/>
      <w:marTop w:val="0"/>
      <w:marBottom w:val="0"/>
      <w:divBdr>
        <w:top w:val="none" w:sz="0" w:space="0" w:color="auto"/>
        <w:left w:val="none" w:sz="0" w:space="0" w:color="auto"/>
        <w:bottom w:val="none" w:sz="0" w:space="0" w:color="auto"/>
        <w:right w:val="none" w:sz="0" w:space="0" w:color="auto"/>
      </w:divBdr>
    </w:div>
    <w:div w:id="1232348158">
      <w:bodyDiv w:val="1"/>
      <w:marLeft w:val="0"/>
      <w:marRight w:val="0"/>
      <w:marTop w:val="0"/>
      <w:marBottom w:val="0"/>
      <w:divBdr>
        <w:top w:val="none" w:sz="0" w:space="0" w:color="auto"/>
        <w:left w:val="none" w:sz="0" w:space="0" w:color="auto"/>
        <w:bottom w:val="none" w:sz="0" w:space="0" w:color="auto"/>
        <w:right w:val="none" w:sz="0" w:space="0" w:color="auto"/>
      </w:divBdr>
    </w:div>
    <w:div w:id="1234202577">
      <w:bodyDiv w:val="1"/>
      <w:marLeft w:val="0"/>
      <w:marRight w:val="0"/>
      <w:marTop w:val="0"/>
      <w:marBottom w:val="0"/>
      <w:divBdr>
        <w:top w:val="none" w:sz="0" w:space="0" w:color="auto"/>
        <w:left w:val="none" w:sz="0" w:space="0" w:color="auto"/>
        <w:bottom w:val="none" w:sz="0" w:space="0" w:color="auto"/>
        <w:right w:val="none" w:sz="0" w:space="0" w:color="auto"/>
      </w:divBdr>
    </w:div>
    <w:div w:id="1237472067">
      <w:bodyDiv w:val="1"/>
      <w:marLeft w:val="0"/>
      <w:marRight w:val="0"/>
      <w:marTop w:val="0"/>
      <w:marBottom w:val="0"/>
      <w:divBdr>
        <w:top w:val="none" w:sz="0" w:space="0" w:color="auto"/>
        <w:left w:val="none" w:sz="0" w:space="0" w:color="auto"/>
        <w:bottom w:val="none" w:sz="0" w:space="0" w:color="auto"/>
        <w:right w:val="none" w:sz="0" w:space="0" w:color="auto"/>
      </w:divBdr>
    </w:div>
    <w:div w:id="1254902742">
      <w:bodyDiv w:val="1"/>
      <w:marLeft w:val="0"/>
      <w:marRight w:val="0"/>
      <w:marTop w:val="0"/>
      <w:marBottom w:val="0"/>
      <w:divBdr>
        <w:top w:val="none" w:sz="0" w:space="0" w:color="auto"/>
        <w:left w:val="none" w:sz="0" w:space="0" w:color="auto"/>
        <w:bottom w:val="none" w:sz="0" w:space="0" w:color="auto"/>
        <w:right w:val="none" w:sz="0" w:space="0" w:color="auto"/>
      </w:divBdr>
    </w:div>
    <w:div w:id="1257060811">
      <w:bodyDiv w:val="1"/>
      <w:marLeft w:val="0"/>
      <w:marRight w:val="0"/>
      <w:marTop w:val="0"/>
      <w:marBottom w:val="0"/>
      <w:divBdr>
        <w:top w:val="none" w:sz="0" w:space="0" w:color="auto"/>
        <w:left w:val="none" w:sz="0" w:space="0" w:color="auto"/>
        <w:bottom w:val="none" w:sz="0" w:space="0" w:color="auto"/>
        <w:right w:val="none" w:sz="0" w:space="0" w:color="auto"/>
      </w:divBdr>
    </w:div>
    <w:div w:id="1265067747">
      <w:bodyDiv w:val="1"/>
      <w:marLeft w:val="0"/>
      <w:marRight w:val="0"/>
      <w:marTop w:val="0"/>
      <w:marBottom w:val="0"/>
      <w:divBdr>
        <w:top w:val="none" w:sz="0" w:space="0" w:color="auto"/>
        <w:left w:val="none" w:sz="0" w:space="0" w:color="auto"/>
        <w:bottom w:val="none" w:sz="0" w:space="0" w:color="auto"/>
        <w:right w:val="none" w:sz="0" w:space="0" w:color="auto"/>
      </w:divBdr>
    </w:div>
    <w:div w:id="1266427218">
      <w:bodyDiv w:val="1"/>
      <w:marLeft w:val="0"/>
      <w:marRight w:val="0"/>
      <w:marTop w:val="0"/>
      <w:marBottom w:val="0"/>
      <w:divBdr>
        <w:top w:val="none" w:sz="0" w:space="0" w:color="auto"/>
        <w:left w:val="none" w:sz="0" w:space="0" w:color="auto"/>
        <w:bottom w:val="none" w:sz="0" w:space="0" w:color="auto"/>
        <w:right w:val="none" w:sz="0" w:space="0" w:color="auto"/>
      </w:divBdr>
    </w:div>
    <w:div w:id="1266500172">
      <w:bodyDiv w:val="1"/>
      <w:marLeft w:val="0"/>
      <w:marRight w:val="0"/>
      <w:marTop w:val="0"/>
      <w:marBottom w:val="0"/>
      <w:divBdr>
        <w:top w:val="none" w:sz="0" w:space="0" w:color="auto"/>
        <w:left w:val="none" w:sz="0" w:space="0" w:color="auto"/>
        <w:bottom w:val="none" w:sz="0" w:space="0" w:color="auto"/>
        <w:right w:val="none" w:sz="0" w:space="0" w:color="auto"/>
      </w:divBdr>
    </w:div>
    <w:div w:id="1284733256">
      <w:bodyDiv w:val="1"/>
      <w:marLeft w:val="0"/>
      <w:marRight w:val="0"/>
      <w:marTop w:val="0"/>
      <w:marBottom w:val="0"/>
      <w:divBdr>
        <w:top w:val="none" w:sz="0" w:space="0" w:color="auto"/>
        <w:left w:val="none" w:sz="0" w:space="0" w:color="auto"/>
        <w:bottom w:val="none" w:sz="0" w:space="0" w:color="auto"/>
        <w:right w:val="none" w:sz="0" w:space="0" w:color="auto"/>
      </w:divBdr>
    </w:div>
    <w:div w:id="1285693963">
      <w:bodyDiv w:val="1"/>
      <w:marLeft w:val="0"/>
      <w:marRight w:val="0"/>
      <w:marTop w:val="0"/>
      <w:marBottom w:val="0"/>
      <w:divBdr>
        <w:top w:val="none" w:sz="0" w:space="0" w:color="auto"/>
        <w:left w:val="none" w:sz="0" w:space="0" w:color="auto"/>
        <w:bottom w:val="none" w:sz="0" w:space="0" w:color="auto"/>
        <w:right w:val="none" w:sz="0" w:space="0" w:color="auto"/>
      </w:divBdr>
    </w:div>
    <w:div w:id="1286891175">
      <w:bodyDiv w:val="1"/>
      <w:marLeft w:val="0"/>
      <w:marRight w:val="0"/>
      <w:marTop w:val="0"/>
      <w:marBottom w:val="0"/>
      <w:divBdr>
        <w:top w:val="none" w:sz="0" w:space="0" w:color="auto"/>
        <w:left w:val="none" w:sz="0" w:space="0" w:color="auto"/>
        <w:bottom w:val="none" w:sz="0" w:space="0" w:color="auto"/>
        <w:right w:val="none" w:sz="0" w:space="0" w:color="auto"/>
      </w:divBdr>
    </w:div>
    <w:div w:id="1290741021">
      <w:bodyDiv w:val="1"/>
      <w:marLeft w:val="0"/>
      <w:marRight w:val="0"/>
      <w:marTop w:val="0"/>
      <w:marBottom w:val="0"/>
      <w:divBdr>
        <w:top w:val="none" w:sz="0" w:space="0" w:color="auto"/>
        <w:left w:val="none" w:sz="0" w:space="0" w:color="auto"/>
        <w:bottom w:val="none" w:sz="0" w:space="0" w:color="auto"/>
        <w:right w:val="none" w:sz="0" w:space="0" w:color="auto"/>
      </w:divBdr>
    </w:div>
    <w:div w:id="1294410756">
      <w:bodyDiv w:val="1"/>
      <w:marLeft w:val="0"/>
      <w:marRight w:val="0"/>
      <w:marTop w:val="0"/>
      <w:marBottom w:val="0"/>
      <w:divBdr>
        <w:top w:val="none" w:sz="0" w:space="0" w:color="auto"/>
        <w:left w:val="none" w:sz="0" w:space="0" w:color="auto"/>
        <w:bottom w:val="none" w:sz="0" w:space="0" w:color="auto"/>
        <w:right w:val="none" w:sz="0" w:space="0" w:color="auto"/>
      </w:divBdr>
    </w:div>
    <w:div w:id="1297030701">
      <w:bodyDiv w:val="1"/>
      <w:marLeft w:val="0"/>
      <w:marRight w:val="0"/>
      <w:marTop w:val="0"/>
      <w:marBottom w:val="0"/>
      <w:divBdr>
        <w:top w:val="none" w:sz="0" w:space="0" w:color="auto"/>
        <w:left w:val="none" w:sz="0" w:space="0" w:color="auto"/>
        <w:bottom w:val="none" w:sz="0" w:space="0" w:color="auto"/>
        <w:right w:val="none" w:sz="0" w:space="0" w:color="auto"/>
      </w:divBdr>
    </w:div>
    <w:div w:id="1298561738">
      <w:bodyDiv w:val="1"/>
      <w:marLeft w:val="0"/>
      <w:marRight w:val="0"/>
      <w:marTop w:val="0"/>
      <w:marBottom w:val="0"/>
      <w:divBdr>
        <w:top w:val="none" w:sz="0" w:space="0" w:color="auto"/>
        <w:left w:val="none" w:sz="0" w:space="0" w:color="auto"/>
        <w:bottom w:val="none" w:sz="0" w:space="0" w:color="auto"/>
        <w:right w:val="none" w:sz="0" w:space="0" w:color="auto"/>
      </w:divBdr>
    </w:div>
    <w:div w:id="1299804979">
      <w:bodyDiv w:val="1"/>
      <w:marLeft w:val="0"/>
      <w:marRight w:val="0"/>
      <w:marTop w:val="0"/>
      <w:marBottom w:val="0"/>
      <w:divBdr>
        <w:top w:val="none" w:sz="0" w:space="0" w:color="auto"/>
        <w:left w:val="none" w:sz="0" w:space="0" w:color="auto"/>
        <w:bottom w:val="none" w:sz="0" w:space="0" w:color="auto"/>
        <w:right w:val="none" w:sz="0" w:space="0" w:color="auto"/>
      </w:divBdr>
    </w:div>
    <w:div w:id="1303387741">
      <w:bodyDiv w:val="1"/>
      <w:marLeft w:val="0"/>
      <w:marRight w:val="0"/>
      <w:marTop w:val="0"/>
      <w:marBottom w:val="0"/>
      <w:divBdr>
        <w:top w:val="none" w:sz="0" w:space="0" w:color="auto"/>
        <w:left w:val="none" w:sz="0" w:space="0" w:color="auto"/>
        <w:bottom w:val="none" w:sz="0" w:space="0" w:color="auto"/>
        <w:right w:val="none" w:sz="0" w:space="0" w:color="auto"/>
      </w:divBdr>
    </w:div>
    <w:div w:id="1304504966">
      <w:bodyDiv w:val="1"/>
      <w:marLeft w:val="0"/>
      <w:marRight w:val="0"/>
      <w:marTop w:val="0"/>
      <w:marBottom w:val="0"/>
      <w:divBdr>
        <w:top w:val="none" w:sz="0" w:space="0" w:color="auto"/>
        <w:left w:val="none" w:sz="0" w:space="0" w:color="auto"/>
        <w:bottom w:val="none" w:sz="0" w:space="0" w:color="auto"/>
        <w:right w:val="none" w:sz="0" w:space="0" w:color="auto"/>
      </w:divBdr>
    </w:div>
    <w:div w:id="1310011512">
      <w:bodyDiv w:val="1"/>
      <w:marLeft w:val="0"/>
      <w:marRight w:val="0"/>
      <w:marTop w:val="0"/>
      <w:marBottom w:val="0"/>
      <w:divBdr>
        <w:top w:val="none" w:sz="0" w:space="0" w:color="auto"/>
        <w:left w:val="none" w:sz="0" w:space="0" w:color="auto"/>
        <w:bottom w:val="none" w:sz="0" w:space="0" w:color="auto"/>
        <w:right w:val="none" w:sz="0" w:space="0" w:color="auto"/>
      </w:divBdr>
    </w:div>
    <w:div w:id="1312979490">
      <w:bodyDiv w:val="1"/>
      <w:marLeft w:val="0"/>
      <w:marRight w:val="0"/>
      <w:marTop w:val="0"/>
      <w:marBottom w:val="0"/>
      <w:divBdr>
        <w:top w:val="none" w:sz="0" w:space="0" w:color="auto"/>
        <w:left w:val="none" w:sz="0" w:space="0" w:color="auto"/>
        <w:bottom w:val="none" w:sz="0" w:space="0" w:color="auto"/>
        <w:right w:val="none" w:sz="0" w:space="0" w:color="auto"/>
      </w:divBdr>
    </w:div>
    <w:div w:id="1313174737">
      <w:bodyDiv w:val="1"/>
      <w:marLeft w:val="0"/>
      <w:marRight w:val="0"/>
      <w:marTop w:val="0"/>
      <w:marBottom w:val="0"/>
      <w:divBdr>
        <w:top w:val="none" w:sz="0" w:space="0" w:color="auto"/>
        <w:left w:val="none" w:sz="0" w:space="0" w:color="auto"/>
        <w:bottom w:val="none" w:sz="0" w:space="0" w:color="auto"/>
        <w:right w:val="none" w:sz="0" w:space="0" w:color="auto"/>
      </w:divBdr>
    </w:div>
    <w:div w:id="1318218806">
      <w:bodyDiv w:val="1"/>
      <w:marLeft w:val="0"/>
      <w:marRight w:val="0"/>
      <w:marTop w:val="0"/>
      <w:marBottom w:val="0"/>
      <w:divBdr>
        <w:top w:val="none" w:sz="0" w:space="0" w:color="auto"/>
        <w:left w:val="none" w:sz="0" w:space="0" w:color="auto"/>
        <w:bottom w:val="none" w:sz="0" w:space="0" w:color="auto"/>
        <w:right w:val="none" w:sz="0" w:space="0" w:color="auto"/>
      </w:divBdr>
    </w:div>
    <w:div w:id="1322002283">
      <w:bodyDiv w:val="1"/>
      <w:marLeft w:val="0"/>
      <w:marRight w:val="0"/>
      <w:marTop w:val="0"/>
      <w:marBottom w:val="0"/>
      <w:divBdr>
        <w:top w:val="none" w:sz="0" w:space="0" w:color="auto"/>
        <w:left w:val="none" w:sz="0" w:space="0" w:color="auto"/>
        <w:bottom w:val="none" w:sz="0" w:space="0" w:color="auto"/>
        <w:right w:val="none" w:sz="0" w:space="0" w:color="auto"/>
      </w:divBdr>
    </w:div>
    <w:div w:id="1322612096">
      <w:bodyDiv w:val="1"/>
      <w:marLeft w:val="0"/>
      <w:marRight w:val="0"/>
      <w:marTop w:val="0"/>
      <w:marBottom w:val="0"/>
      <w:divBdr>
        <w:top w:val="none" w:sz="0" w:space="0" w:color="auto"/>
        <w:left w:val="none" w:sz="0" w:space="0" w:color="auto"/>
        <w:bottom w:val="none" w:sz="0" w:space="0" w:color="auto"/>
        <w:right w:val="none" w:sz="0" w:space="0" w:color="auto"/>
      </w:divBdr>
    </w:div>
    <w:div w:id="1342392804">
      <w:bodyDiv w:val="1"/>
      <w:marLeft w:val="0"/>
      <w:marRight w:val="0"/>
      <w:marTop w:val="0"/>
      <w:marBottom w:val="0"/>
      <w:divBdr>
        <w:top w:val="none" w:sz="0" w:space="0" w:color="auto"/>
        <w:left w:val="none" w:sz="0" w:space="0" w:color="auto"/>
        <w:bottom w:val="none" w:sz="0" w:space="0" w:color="auto"/>
        <w:right w:val="none" w:sz="0" w:space="0" w:color="auto"/>
      </w:divBdr>
    </w:div>
    <w:div w:id="1344361402">
      <w:bodyDiv w:val="1"/>
      <w:marLeft w:val="0"/>
      <w:marRight w:val="0"/>
      <w:marTop w:val="0"/>
      <w:marBottom w:val="0"/>
      <w:divBdr>
        <w:top w:val="none" w:sz="0" w:space="0" w:color="auto"/>
        <w:left w:val="none" w:sz="0" w:space="0" w:color="auto"/>
        <w:bottom w:val="none" w:sz="0" w:space="0" w:color="auto"/>
        <w:right w:val="none" w:sz="0" w:space="0" w:color="auto"/>
      </w:divBdr>
    </w:div>
    <w:div w:id="1345129645">
      <w:bodyDiv w:val="1"/>
      <w:marLeft w:val="0"/>
      <w:marRight w:val="0"/>
      <w:marTop w:val="0"/>
      <w:marBottom w:val="0"/>
      <w:divBdr>
        <w:top w:val="none" w:sz="0" w:space="0" w:color="auto"/>
        <w:left w:val="none" w:sz="0" w:space="0" w:color="auto"/>
        <w:bottom w:val="none" w:sz="0" w:space="0" w:color="auto"/>
        <w:right w:val="none" w:sz="0" w:space="0" w:color="auto"/>
      </w:divBdr>
    </w:div>
    <w:div w:id="1349138531">
      <w:bodyDiv w:val="1"/>
      <w:marLeft w:val="0"/>
      <w:marRight w:val="0"/>
      <w:marTop w:val="0"/>
      <w:marBottom w:val="0"/>
      <w:divBdr>
        <w:top w:val="none" w:sz="0" w:space="0" w:color="auto"/>
        <w:left w:val="none" w:sz="0" w:space="0" w:color="auto"/>
        <w:bottom w:val="none" w:sz="0" w:space="0" w:color="auto"/>
        <w:right w:val="none" w:sz="0" w:space="0" w:color="auto"/>
      </w:divBdr>
    </w:div>
    <w:div w:id="1356422405">
      <w:bodyDiv w:val="1"/>
      <w:marLeft w:val="0"/>
      <w:marRight w:val="0"/>
      <w:marTop w:val="0"/>
      <w:marBottom w:val="0"/>
      <w:divBdr>
        <w:top w:val="none" w:sz="0" w:space="0" w:color="auto"/>
        <w:left w:val="none" w:sz="0" w:space="0" w:color="auto"/>
        <w:bottom w:val="none" w:sz="0" w:space="0" w:color="auto"/>
        <w:right w:val="none" w:sz="0" w:space="0" w:color="auto"/>
      </w:divBdr>
    </w:div>
    <w:div w:id="1356810347">
      <w:bodyDiv w:val="1"/>
      <w:marLeft w:val="0"/>
      <w:marRight w:val="0"/>
      <w:marTop w:val="0"/>
      <w:marBottom w:val="0"/>
      <w:divBdr>
        <w:top w:val="none" w:sz="0" w:space="0" w:color="auto"/>
        <w:left w:val="none" w:sz="0" w:space="0" w:color="auto"/>
        <w:bottom w:val="none" w:sz="0" w:space="0" w:color="auto"/>
        <w:right w:val="none" w:sz="0" w:space="0" w:color="auto"/>
      </w:divBdr>
      <w:divsChild>
        <w:div w:id="95829452">
          <w:marLeft w:val="0"/>
          <w:marRight w:val="0"/>
          <w:marTop w:val="0"/>
          <w:marBottom w:val="0"/>
          <w:divBdr>
            <w:top w:val="none" w:sz="0" w:space="0" w:color="auto"/>
            <w:left w:val="none" w:sz="0" w:space="0" w:color="auto"/>
            <w:bottom w:val="none" w:sz="0" w:space="0" w:color="auto"/>
            <w:right w:val="none" w:sz="0" w:space="0" w:color="auto"/>
          </w:divBdr>
          <w:divsChild>
            <w:div w:id="1372724987">
              <w:marLeft w:val="0"/>
              <w:marRight w:val="0"/>
              <w:marTop w:val="0"/>
              <w:marBottom w:val="0"/>
              <w:divBdr>
                <w:top w:val="none" w:sz="0" w:space="0" w:color="auto"/>
                <w:left w:val="none" w:sz="0" w:space="0" w:color="auto"/>
                <w:bottom w:val="none" w:sz="0" w:space="0" w:color="auto"/>
                <w:right w:val="none" w:sz="0" w:space="0" w:color="auto"/>
              </w:divBdr>
            </w:div>
            <w:div w:id="414791810">
              <w:marLeft w:val="0"/>
              <w:marRight w:val="0"/>
              <w:marTop w:val="0"/>
              <w:marBottom w:val="0"/>
              <w:divBdr>
                <w:top w:val="none" w:sz="0" w:space="0" w:color="auto"/>
                <w:left w:val="none" w:sz="0" w:space="0" w:color="auto"/>
                <w:bottom w:val="none" w:sz="0" w:space="0" w:color="auto"/>
                <w:right w:val="none" w:sz="0" w:space="0" w:color="auto"/>
              </w:divBdr>
            </w:div>
            <w:div w:id="1609696703">
              <w:marLeft w:val="0"/>
              <w:marRight w:val="0"/>
              <w:marTop w:val="0"/>
              <w:marBottom w:val="0"/>
              <w:divBdr>
                <w:top w:val="none" w:sz="0" w:space="0" w:color="auto"/>
                <w:left w:val="none" w:sz="0" w:space="0" w:color="auto"/>
                <w:bottom w:val="none" w:sz="0" w:space="0" w:color="auto"/>
                <w:right w:val="none" w:sz="0" w:space="0" w:color="auto"/>
              </w:divBdr>
            </w:div>
            <w:div w:id="1731078444">
              <w:marLeft w:val="0"/>
              <w:marRight w:val="0"/>
              <w:marTop w:val="0"/>
              <w:marBottom w:val="0"/>
              <w:divBdr>
                <w:top w:val="none" w:sz="0" w:space="0" w:color="auto"/>
                <w:left w:val="none" w:sz="0" w:space="0" w:color="auto"/>
                <w:bottom w:val="none" w:sz="0" w:space="0" w:color="auto"/>
                <w:right w:val="none" w:sz="0" w:space="0" w:color="auto"/>
              </w:divBdr>
            </w:div>
            <w:div w:id="157768383">
              <w:marLeft w:val="0"/>
              <w:marRight w:val="0"/>
              <w:marTop w:val="0"/>
              <w:marBottom w:val="0"/>
              <w:divBdr>
                <w:top w:val="none" w:sz="0" w:space="0" w:color="auto"/>
                <w:left w:val="none" w:sz="0" w:space="0" w:color="auto"/>
                <w:bottom w:val="none" w:sz="0" w:space="0" w:color="auto"/>
                <w:right w:val="none" w:sz="0" w:space="0" w:color="auto"/>
              </w:divBdr>
            </w:div>
            <w:div w:id="31466566">
              <w:marLeft w:val="0"/>
              <w:marRight w:val="0"/>
              <w:marTop w:val="0"/>
              <w:marBottom w:val="0"/>
              <w:divBdr>
                <w:top w:val="none" w:sz="0" w:space="0" w:color="auto"/>
                <w:left w:val="none" w:sz="0" w:space="0" w:color="auto"/>
                <w:bottom w:val="none" w:sz="0" w:space="0" w:color="auto"/>
                <w:right w:val="none" w:sz="0" w:space="0" w:color="auto"/>
              </w:divBdr>
            </w:div>
            <w:div w:id="596718339">
              <w:marLeft w:val="0"/>
              <w:marRight w:val="0"/>
              <w:marTop w:val="0"/>
              <w:marBottom w:val="0"/>
              <w:divBdr>
                <w:top w:val="none" w:sz="0" w:space="0" w:color="auto"/>
                <w:left w:val="none" w:sz="0" w:space="0" w:color="auto"/>
                <w:bottom w:val="none" w:sz="0" w:space="0" w:color="auto"/>
                <w:right w:val="none" w:sz="0" w:space="0" w:color="auto"/>
              </w:divBdr>
            </w:div>
            <w:div w:id="403920675">
              <w:marLeft w:val="0"/>
              <w:marRight w:val="0"/>
              <w:marTop w:val="0"/>
              <w:marBottom w:val="0"/>
              <w:divBdr>
                <w:top w:val="none" w:sz="0" w:space="0" w:color="auto"/>
                <w:left w:val="none" w:sz="0" w:space="0" w:color="auto"/>
                <w:bottom w:val="none" w:sz="0" w:space="0" w:color="auto"/>
                <w:right w:val="none" w:sz="0" w:space="0" w:color="auto"/>
              </w:divBdr>
            </w:div>
            <w:div w:id="1764298844">
              <w:marLeft w:val="0"/>
              <w:marRight w:val="0"/>
              <w:marTop w:val="0"/>
              <w:marBottom w:val="0"/>
              <w:divBdr>
                <w:top w:val="none" w:sz="0" w:space="0" w:color="auto"/>
                <w:left w:val="none" w:sz="0" w:space="0" w:color="auto"/>
                <w:bottom w:val="none" w:sz="0" w:space="0" w:color="auto"/>
                <w:right w:val="none" w:sz="0" w:space="0" w:color="auto"/>
              </w:divBdr>
            </w:div>
            <w:div w:id="617571188">
              <w:marLeft w:val="0"/>
              <w:marRight w:val="0"/>
              <w:marTop w:val="0"/>
              <w:marBottom w:val="0"/>
              <w:divBdr>
                <w:top w:val="none" w:sz="0" w:space="0" w:color="auto"/>
                <w:left w:val="none" w:sz="0" w:space="0" w:color="auto"/>
                <w:bottom w:val="none" w:sz="0" w:space="0" w:color="auto"/>
                <w:right w:val="none" w:sz="0" w:space="0" w:color="auto"/>
              </w:divBdr>
            </w:div>
            <w:div w:id="111050580">
              <w:marLeft w:val="0"/>
              <w:marRight w:val="0"/>
              <w:marTop w:val="0"/>
              <w:marBottom w:val="0"/>
              <w:divBdr>
                <w:top w:val="none" w:sz="0" w:space="0" w:color="auto"/>
                <w:left w:val="none" w:sz="0" w:space="0" w:color="auto"/>
                <w:bottom w:val="none" w:sz="0" w:space="0" w:color="auto"/>
                <w:right w:val="none" w:sz="0" w:space="0" w:color="auto"/>
              </w:divBdr>
            </w:div>
            <w:div w:id="1543248965">
              <w:marLeft w:val="0"/>
              <w:marRight w:val="0"/>
              <w:marTop w:val="0"/>
              <w:marBottom w:val="0"/>
              <w:divBdr>
                <w:top w:val="none" w:sz="0" w:space="0" w:color="auto"/>
                <w:left w:val="none" w:sz="0" w:space="0" w:color="auto"/>
                <w:bottom w:val="none" w:sz="0" w:space="0" w:color="auto"/>
                <w:right w:val="none" w:sz="0" w:space="0" w:color="auto"/>
              </w:divBdr>
            </w:div>
            <w:div w:id="568466577">
              <w:marLeft w:val="0"/>
              <w:marRight w:val="0"/>
              <w:marTop w:val="0"/>
              <w:marBottom w:val="0"/>
              <w:divBdr>
                <w:top w:val="none" w:sz="0" w:space="0" w:color="auto"/>
                <w:left w:val="none" w:sz="0" w:space="0" w:color="auto"/>
                <w:bottom w:val="none" w:sz="0" w:space="0" w:color="auto"/>
                <w:right w:val="none" w:sz="0" w:space="0" w:color="auto"/>
              </w:divBdr>
            </w:div>
            <w:div w:id="1790321863">
              <w:marLeft w:val="0"/>
              <w:marRight w:val="0"/>
              <w:marTop w:val="0"/>
              <w:marBottom w:val="0"/>
              <w:divBdr>
                <w:top w:val="none" w:sz="0" w:space="0" w:color="auto"/>
                <w:left w:val="none" w:sz="0" w:space="0" w:color="auto"/>
                <w:bottom w:val="none" w:sz="0" w:space="0" w:color="auto"/>
                <w:right w:val="none" w:sz="0" w:space="0" w:color="auto"/>
              </w:divBdr>
            </w:div>
            <w:div w:id="17519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3462">
      <w:bodyDiv w:val="1"/>
      <w:marLeft w:val="0"/>
      <w:marRight w:val="0"/>
      <w:marTop w:val="0"/>
      <w:marBottom w:val="0"/>
      <w:divBdr>
        <w:top w:val="none" w:sz="0" w:space="0" w:color="auto"/>
        <w:left w:val="none" w:sz="0" w:space="0" w:color="auto"/>
        <w:bottom w:val="none" w:sz="0" w:space="0" w:color="auto"/>
        <w:right w:val="none" w:sz="0" w:space="0" w:color="auto"/>
      </w:divBdr>
    </w:div>
    <w:div w:id="1362629583">
      <w:bodyDiv w:val="1"/>
      <w:marLeft w:val="0"/>
      <w:marRight w:val="0"/>
      <w:marTop w:val="0"/>
      <w:marBottom w:val="0"/>
      <w:divBdr>
        <w:top w:val="none" w:sz="0" w:space="0" w:color="auto"/>
        <w:left w:val="none" w:sz="0" w:space="0" w:color="auto"/>
        <w:bottom w:val="none" w:sz="0" w:space="0" w:color="auto"/>
        <w:right w:val="none" w:sz="0" w:space="0" w:color="auto"/>
      </w:divBdr>
    </w:div>
    <w:div w:id="1369380202">
      <w:bodyDiv w:val="1"/>
      <w:marLeft w:val="0"/>
      <w:marRight w:val="0"/>
      <w:marTop w:val="0"/>
      <w:marBottom w:val="0"/>
      <w:divBdr>
        <w:top w:val="none" w:sz="0" w:space="0" w:color="auto"/>
        <w:left w:val="none" w:sz="0" w:space="0" w:color="auto"/>
        <w:bottom w:val="none" w:sz="0" w:space="0" w:color="auto"/>
        <w:right w:val="none" w:sz="0" w:space="0" w:color="auto"/>
      </w:divBdr>
    </w:div>
    <w:div w:id="1369795626">
      <w:bodyDiv w:val="1"/>
      <w:marLeft w:val="0"/>
      <w:marRight w:val="0"/>
      <w:marTop w:val="0"/>
      <w:marBottom w:val="0"/>
      <w:divBdr>
        <w:top w:val="none" w:sz="0" w:space="0" w:color="auto"/>
        <w:left w:val="none" w:sz="0" w:space="0" w:color="auto"/>
        <w:bottom w:val="none" w:sz="0" w:space="0" w:color="auto"/>
        <w:right w:val="none" w:sz="0" w:space="0" w:color="auto"/>
      </w:divBdr>
    </w:div>
    <w:div w:id="1370258657">
      <w:bodyDiv w:val="1"/>
      <w:marLeft w:val="0"/>
      <w:marRight w:val="0"/>
      <w:marTop w:val="0"/>
      <w:marBottom w:val="0"/>
      <w:divBdr>
        <w:top w:val="none" w:sz="0" w:space="0" w:color="auto"/>
        <w:left w:val="none" w:sz="0" w:space="0" w:color="auto"/>
        <w:bottom w:val="none" w:sz="0" w:space="0" w:color="auto"/>
        <w:right w:val="none" w:sz="0" w:space="0" w:color="auto"/>
      </w:divBdr>
    </w:div>
    <w:div w:id="1384255429">
      <w:bodyDiv w:val="1"/>
      <w:marLeft w:val="0"/>
      <w:marRight w:val="0"/>
      <w:marTop w:val="0"/>
      <w:marBottom w:val="0"/>
      <w:divBdr>
        <w:top w:val="none" w:sz="0" w:space="0" w:color="auto"/>
        <w:left w:val="none" w:sz="0" w:space="0" w:color="auto"/>
        <w:bottom w:val="none" w:sz="0" w:space="0" w:color="auto"/>
        <w:right w:val="none" w:sz="0" w:space="0" w:color="auto"/>
      </w:divBdr>
    </w:div>
    <w:div w:id="1385986359">
      <w:bodyDiv w:val="1"/>
      <w:marLeft w:val="0"/>
      <w:marRight w:val="0"/>
      <w:marTop w:val="0"/>
      <w:marBottom w:val="0"/>
      <w:divBdr>
        <w:top w:val="none" w:sz="0" w:space="0" w:color="auto"/>
        <w:left w:val="none" w:sz="0" w:space="0" w:color="auto"/>
        <w:bottom w:val="none" w:sz="0" w:space="0" w:color="auto"/>
        <w:right w:val="none" w:sz="0" w:space="0" w:color="auto"/>
      </w:divBdr>
    </w:div>
    <w:div w:id="1389035764">
      <w:bodyDiv w:val="1"/>
      <w:marLeft w:val="0"/>
      <w:marRight w:val="0"/>
      <w:marTop w:val="0"/>
      <w:marBottom w:val="0"/>
      <w:divBdr>
        <w:top w:val="none" w:sz="0" w:space="0" w:color="auto"/>
        <w:left w:val="none" w:sz="0" w:space="0" w:color="auto"/>
        <w:bottom w:val="none" w:sz="0" w:space="0" w:color="auto"/>
        <w:right w:val="none" w:sz="0" w:space="0" w:color="auto"/>
      </w:divBdr>
    </w:div>
    <w:div w:id="1389760781">
      <w:bodyDiv w:val="1"/>
      <w:marLeft w:val="0"/>
      <w:marRight w:val="0"/>
      <w:marTop w:val="0"/>
      <w:marBottom w:val="0"/>
      <w:divBdr>
        <w:top w:val="none" w:sz="0" w:space="0" w:color="auto"/>
        <w:left w:val="none" w:sz="0" w:space="0" w:color="auto"/>
        <w:bottom w:val="none" w:sz="0" w:space="0" w:color="auto"/>
        <w:right w:val="none" w:sz="0" w:space="0" w:color="auto"/>
      </w:divBdr>
    </w:div>
    <w:div w:id="1393426475">
      <w:bodyDiv w:val="1"/>
      <w:marLeft w:val="0"/>
      <w:marRight w:val="0"/>
      <w:marTop w:val="0"/>
      <w:marBottom w:val="0"/>
      <w:divBdr>
        <w:top w:val="none" w:sz="0" w:space="0" w:color="auto"/>
        <w:left w:val="none" w:sz="0" w:space="0" w:color="auto"/>
        <w:bottom w:val="none" w:sz="0" w:space="0" w:color="auto"/>
        <w:right w:val="none" w:sz="0" w:space="0" w:color="auto"/>
      </w:divBdr>
    </w:div>
    <w:div w:id="1394886389">
      <w:bodyDiv w:val="1"/>
      <w:marLeft w:val="0"/>
      <w:marRight w:val="0"/>
      <w:marTop w:val="0"/>
      <w:marBottom w:val="0"/>
      <w:divBdr>
        <w:top w:val="none" w:sz="0" w:space="0" w:color="auto"/>
        <w:left w:val="none" w:sz="0" w:space="0" w:color="auto"/>
        <w:bottom w:val="none" w:sz="0" w:space="0" w:color="auto"/>
        <w:right w:val="none" w:sz="0" w:space="0" w:color="auto"/>
      </w:divBdr>
    </w:div>
    <w:div w:id="1396320174">
      <w:bodyDiv w:val="1"/>
      <w:marLeft w:val="0"/>
      <w:marRight w:val="0"/>
      <w:marTop w:val="0"/>
      <w:marBottom w:val="0"/>
      <w:divBdr>
        <w:top w:val="none" w:sz="0" w:space="0" w:color="auto"/>
        <w:left w:val="none" w:sz="0" w:space="0" w:color="auto"/>
        <w:bottom w:val="none" w:sz="0" w:space="0" w:color="auto"/>
        <w:right w:val="none" w:sz="0" w:space="0" w:color="auto"/>
      </w:divBdr>
    </w:div>
    <w:div w:id="1403143325">
      <w:bodyDiv w:val="1"/>
      <w:marLeft w:val="0"/>
      <w:marRight w:val="0"/>
      <w:marTop w:val="0"/>
      <w:marBottom w:val="0"/>
      <w:divBdr>
        <w:top w:val="none" w:sz="0" w:space="0" w:color="auto"/>
        <w:left w:val="none" w:sz="0" w:space="0" w:color="auto"/>
        <w:bottom w:val="none" w:sz="0" w:space="0" w:color="auto"/>
        <w:right w:val="none" w:sz="0" w:space="0" w:color="auto"/>
      </w:divBdr>
    </w:div>
    <w:div w:id="1417822301">
      <w:bodyDiv w:val="1"/>
      <w:marLeft w:val="0"/>
      <w:marRight w:val="0"/>
      <w:marTop w:val="0"/>
      <w:marBottom w:val="0"/>
      <w:divBdr>
        <w:top w:val="none" w:sz="0" w:space="0" w:color="auto"/>
        <w:left w:val="none" w:sz="0" w:space="0" w:color="auto"/>
        <w:bottom w:val="none" w:sz="0" w:space="0" w:color="auto"/>
        <w:right w:val="none" w:sz="0" w:space="0" w:color="auto"/>
      </w:divBdr>
    </w:div>
    <w:div w:id="1424499461">
      <w:bodyDiv w:val="1"/>
      <w:marLeft w:val="0"/>
      <w:marRight w:val="0"/>
      <w:marTop w:val="0"/>
      <w:marBottom w:val="0"/>
      <w:divBdr>
        <w:top w:val="none" w:sz="0" w:space="0" w:color="auto"/>
        <w:left w:val="none" w:sz="0" w:space="0" w:color="auto"/>
        <w:bottom w:val="none" w:sz="0" w:space="0" w:color="auto"/>
        <w:right w:val="none" w:sz="0" w:space="0" w:color="auto"/>
      </w:divBdr>
    </w:div>
    <w:div w:id="1424837302">
      <w:bodyDiv w:val="1"/>
      <w:marLeft w:val="0"/>
      <w:marRight w:val="0"/>
      <w:marTop w:val="0"/>
      <w:marBottom w:val="0"/>
      <w:divBdr>
        <w:top w:val="none" w:sz="0" w:space="0" w:color="auto"/>
        <w:left w:val="none" w:sz="0" w:space="0" w:color="auto"/>
        <w:bottom w:val="none" w:sz="0" w:space="0" w:color="auto"/>
        <w:right w:val="none" w:sz="0" w:space="0" w:color="auto"/>
      </w:divBdr>
    </w:div>
    <w:div w:id="1424915562">
      <w:bodyDiv w:val="1"/>
      <w:marLeft w:val="0"/>
      <w:marRight w:val="0"/>
      <w:marTop w:val="0"/>
      <w:marBottom w:val="0"/>
      <w:divBdr>
        <w:top w:val="none" w:sz="0" w:space="0" w:color="auto"/>
        <w:left w:val="none" w:sz="0" w:space="0" w:color="auto"/>
        <w:bottom w:val="none" w:sz="0" w:space="0" w:color="auto"/>
        <w:right w:val="none" w:sz="0" w:space="0" w:color="auto"/>
      </w:divBdr>
    </w:div>
    <w:div w:id="1426074046">
      <w:bodyDiv w:val="1"/>
      <w:marLeft w:val="0"/>
      <w:marRight w:val="0"/>
      <w:marTop w:val="0"/>
      <w:marBottom w:val="0"/>
      <w:divBdr>
        <w:top w:val="none" w:sz="0" w:space="0" w:color="auto"/>
        <w:left w:val="none" w:sz="0" w:space="0" w:color="auto"/>
        <w:bottom w:val="none" w:sz="0" w:space="0" w:color="auto"/>
        <w:right w:val="none" w:sz="0" w:space="0" w:color="auto"/>
      </w:divBdr>
    </w:div>
    <w:div w:id="1433939364">
      <w:bodyDiv w:val="1"/>
      <w:marLeft w:val="0"/>
      <w:marRight w:val="0"/>
      <w:marTop w:val="0"/>
      <w:marBottom w:val="0"/>
      <w:divBdr>
        <w:top w:val="none" w:sz="0" w:space="0" w:color="auto"/>
        <w:left w:val="none" w:sz="0" w:space="0" w:color="auto"/>
        <w:bottom w:val="none" w:sz="0" w:space="0" w:color="auto"/>
        <w:right w:val="none" w:sz="0" w:space="0" w:color="auto"/>
      </w:divBdr>
    </w:div>
    <w:div w:id="1443260020">
      <w:bodyDiv w:val="1"/>
      <w:marLeft w:val="0"/>
      <w:marRight w:val="0"/>
      <w:marTop w:val="0"/>
      <w:marBottom w:val="0"/>
      <w:divBdr>
        <w:top w:val="none" w:sz="0" w:space="0" w:color="auto"/>
        <w:left w:val="none" w:sz="0" w:space="0" w:color="auto"/>
        <w:bottom w:val="none" w:sz="0" w:space="0" w:color="auto"/>
        <w:right w:val="none" w:sz="0" w:space="0" w:color="auto"/>
      </w:divBdr>
    </w:div>
    <w:div w:id="1447847362">
      <w:bodyDiv w:val="1"/>
      <w:marLeft w:val="0"/>
      <w:marRight w:val="0"/>
      <w:marTop w:val="0"/>
      <w:marBottom w:val="0"/>
      <w:divBdr>
        <w:top w:val="none" w:sz="0" w:space="0" w:color="auto"/>
        <w:left w:val="none" w:sz="0" w:space="0" w:color="auto"/>
        <w:bottom w:val="none" w:sz="0" w:space="0" w:color="auto"/>
        <w:right w:val="none" w:sz="0" w:space="0" w:color="auto"/>
      </w:divBdr>
    </w:div>
    <w:div w:id="1461652653">
      <w:bodyDiv w:val="1"/>
      <w:marLeft w:val="0"/>
      <w:marRight w:val="0"/>
      <w:marTop w:val="0"/>
      <w:marBottom w:val="0"/>
      <w:divBdr>
        <w:top w:val="none" w:sz="0" w:space="0" w:color="auto"/>
        <w:left w:val="none" w:sz="0" w:space="0" w:color="auto"/>
        <w:bottom w:val="none" w:sz="0" w:space="0" w:color="auto"/>
        <w:right w:val="none" w:sz="0" w:space="0" w:color="auto"/>
      </w:divBdr>
    </w:div>
    <w:div w:id="1467163922">
      <w:bodyDiv w:val="1"/>
      <w:marLeft w:val="0"/>
      <w:marRight w:val="0"/>
      <w:marTop w:val="0"/>
      <w:marBottom w:val="0"/>
      <w:divBdr>
        <w:top w:val="none" w:sz="0" w:space="0" w:color="auto"/>
        <w:left w:val="none" w:sz="0" w:space="0" w:color="auto"/>
        <w:bottom w:val="none" w:sz="0" w:space="0" w:color="auto"/>
        <w:right w:val="none" w:sz="0" w:space="0" w:color="auto"/>
      </w:divBdr>
    </w:div>
    <w:div w:id="1477259350">
      <w:bodyDiv w:val="1"/>
      <w:marLeft w:val="0"/>
      <w:marRight w:val="0"/>
      <w:marTop w:val="0"/>
      <w:marBottom w:val="0"/>
      <w:divBdr>
        <w:top w:val="none" w:sz="0" w:space="0" w:color="auto"/>
        <w:left w:val="none" w:sz="0" w:space="0" w:color="auto"/>
        <w:bottom w:val="none" w:sz="0" w:space="0" w:color="auto"/>
        <w:right w:val="none" w:sz="0" w:space="0" w:color="auto"/>
      </w:divBdr>
    </w:div>
    <w:div w:id="1479615366">
      <w:bodyDiv w:val="1"/>
      <w:marLeft w:val="0"/>
      <w:marRight w:val="0"/>
      <w:marTop w:val="0"/>
      <w:marBottom w:val="0"/>
      <w:divBdr>
        <w:top w:val="none" w:sz="0" w:space="0" w:color="auto"/>
        <w:left w:val="none" w:sz="0" w:space="0" w:color="auto"/>
        <w:bottom w:val="none" w:sz="0" w:space="0" w:color="auto"/>
        <w:right w:val="none" w:sz="0" w:space="0" w:color="auto"/>
      </w:divBdr>
    </w:div>
    <w:div w:id="1483690170">
      <w:bodyDiv w:val="1"/>
      <w:marLeft w:val="0"/>
      <w:marRight w:val="0"/>
      <w:marTop w:val="0"/>
      <w:marBottom w:val="0"/>
      <w:divBdr>
        <w:top w:val="none" w:sz="0" w:space="0" w:color="auto"/>
        <w:left w:val="none" w:sz="0" w:space="0" w:color="auto"/>
        <w:bottom w:val="none" w:sz="0" w:space="0" w:color="auto"/>
        <w:right w:val="none" w:sz="0" w:space="0" w:color="auto"/>
      </w:divBdr>
    </w:div>
    <w:div w:id="1485511104">
      <w:bodyDiv w:val="1"/>
      <w:marLeft w:val="0"/>
      <w:marRight w:val="0"/>
      <w:marTop w:val="0"/>
      <w:marBottom w:val="0"/>
      <w:divBdr>
        <w:top w:val="none" w:sz="0" w:space="0" w:color="auto"/>
        <w:left w:val="none" w:sz="0" w:space="0" w:color="auto"/>
        <w:bottom w:val="none" w:sz="0" w:space="0" w:color="auto"/>
        <w:right w:val="none" w:sz="0" w:space="0" w:color="auto"/>
      </w:divBdr>
    </w:div>
    <w:div w:id="1486239666">
      <w:bodyDiv w:val="1"/>
      <w:marLeft w:val="0"/>
      <w:marRight w:val="0"/>
      <w:marTop w:val="0"/>
      <w:marBottom w:val="0"/>
      <w:divBdr>
        <w:top w:val="none" w:sz="0" w:space="0" w:color="auto"/>
        <w:left w:val="none" w:sz="0" w:space="0" w:color="auto"/>
        <w:bottom w:val="none" w:sz="0" w:space="0" w:color="auto"/>
        <w:right w:val="none" w:sz="0" w:space="0" w:color="auto"/>
      </w:divBdr>
    </w:div>
    <w:div w:id="1492259198">
      <w:bodyDiv w:val="1"/>
      <w:marLeft w:val="0"/>
      <w:marRight w:val="0"/>
      <w:marTop w:val="0"/>
      <w:marBottom w:val="0"/>
      <w:divBdr>
        <w:top w:val="none" w:sz="0" w:space="0" w:color="auto"/>
        <w:left w:val="none" w:sz="0" w:space="0" w:color="auto"/>
        <w:bottom w:val="none" w:sz="0" w:space="0" w:color="auto"/>
        <w:right w:val="none" w:sz="0" w:space="0" w:color="auto"/>
      </w:divBdr>
    </w:div>
    <w:div w:id="1499464827">
      <w:bodyDiv w:val="1"/>
      <w:marLeft w:val="0"/>
      <w:marRight w:val="0"/>
      <w:marTop w:val="0"/>
      <w:marBottom w:val="0"/>
      <w:divBdr>
        <w:top w:val="none" w:sz="0" w:space="0" w:color="auto"/>
        <w:left w:val="none" w:sz="0" w:space="0" w:color="auto"/>
        <w:bottom w:val="none" w:sz="0" w:space="0" w:color="auto"/>
        <w:right w:val="none" w:sz="0" w:space="0" w:color="auto"/>
      </w:divBdr>
    </w:div>
    <w:div w:id="1499883316">
      <w:bodyDiv w:val="1"/>
      <w:marLeft w:val="0"/>
      <w:marRight w:val="0"/>
      <w:marTop w:val="0"/>
      <w:marBottom w:val="0"/>
      <w:divBdr>
        <w:top w:val="none" w:sz="0" w:space="0" w:color="auto"/>
        <w:left w:val="none" w:sz="0" w:space="0" w:color="auto"/>
        <w:bottom w:val="none" w:sz="0" w:space="0" w:color="auto"/>
        <w:right w:val="none" w:sz="0" w:space="0" w:color="auto"/>
      </w:divBdr>
    </w:div>
    <w:div w:id="1501001877">
      <w:bodyDiv w:val="1"/>
      <w:marLeft w:val="0"/>
      <w:marRight w:val="0"/>
      <w:marTop w:val="0"/>
      <w:marBottom w:val="0"/>
      <w:divBdr>
        <w:top w:val="none" w:sz="0" w:space="0" w:color="auto"/>
        <w:left w:val="none" w:sz="0" w:space="0" w:color="auto"/>
        <w:bottom w:val="none" w:sz="0" w:space="0" w:color="auto"/>
        <w:right w:val="none" w:sz="0" w:space="0" w:color="auto"/>
      </w:divBdr>
    </w:div>
    <w:div w:id="1503859870">
      <w:bodyDiv w:val="1"/>
      <w:marLeft w:val="0"/>
      <w:marRight w:val="0"/>
      <w:marTop w:val="0"/>
      <w:marBottom w:val="0"/>
      <w:divBdr>
        <w:top w:val="none" w:sz="0" w:space="0" w:color="auto"/>
        <w:left w:val="none" w:sz="0" w:space="0" w:color="auto"/>
        <w:bottom w:val="none" w:sz="0" w:space="0" w:color="auto"/>
        <w:right w:val="none" w:sz="0" w:space="0" w:color="auto"/>
      </w:divBdr>
      <w:divsChild>
        <w:div w:id="1457606947">
          <w:marLeft w:val="0"/>
          <w:marRight w:val="0"/>
          <w:marTop w:val="0"/>
          <w:marBottom w:val="0"/>
          <w:divBdr>
            <w:top w:val="none" w:sz="0" w:space="0" w:color="auto"/>
            <w:left w:val="none" w:sz="0" w:space="0" w:color="auto"/>
            <w:bottom w:val="none" w:sz="0" w:space="0" w:color="auto"/>
            <w:right w:val="none" w:sz="0" w:space="0" w:color="auto"/>
          </w:divBdr>
          <w:divsChild>
            <w:div w:id="2010936217">
              <w:marLeft w:val="0"/>
              <w:marRight w:val="0"/>
              <w:marTop w:val="0"/>
              <w:marBottom w:val="0"/>
              <w:divBdr>
                <w:top w:val="none" w:sz="0" w:space="0" w:color="auto"/>
                <w:left w:val="none" w:sz="0" w:space="0" w:color="auto"/>
                <w:bottom w:val="none" w:sz="0" w:space="0" w:color="auto"/>
                <w:right w:val="none" w:sz="0" w:space="0" w:color="auto"/>
              </w:divBdr>
            </w:div>
            <w:div w:id="1810704014">
              <w:marLeft w:val="0"/>
              <w:marRight w:val="0"/>
              <w:marTop w:val="0"/>
              <w:marBottom w:val="0"/>
              <w:divBdr>
                <w:top w:val="none" w:sz="0" w:space="0" w:color="auto"/>
                <w:left w:val="none" w:sz="0" w:space="0" w:color="auto"/>
                <w:bottom w:val="none" w:sz="0" w:space="0" w:color="auto"/>
                <w:right w:val="none" w:sz="0" w:space="0" w:color="auto"/>
              </w:divBdr>
            </w:div>
            <w:div w:id="437063786">
              <w:marLeft w:val="0"/>
              <w:marRight w:val="0"/>
              <w:marTop w:val="0"/>
              <w:marBottom w:val="0"/>
              <w:divBdr>
                <w:top w:val="none" w:sz="0" w:space="0" w:color="auto"/>
                <w:left w:val="none" w:sz="0" w:space="0" w:color="auto"/>
                <w:bottom w:val="none" w:sz="0" w:space="0" w:color="auto"/>
                <w:right w:val="none" w:sz="0" w:space="0" w:color="auto"/>
              </w:divBdr>
            </w:div>
            <w:div w:id="1023868984">
              <w:marLeft w:val="0"/>
              <w:marRight w:val="0"/>
              <w:marTop w:val="0"/>
              <w:marBottom w:val="0"/>
              <w:divBdr>
                <w:top w:val="none" w:sz="0" w:space="0" w:color="auto"/>
                <w:left w:val="none" w:sz="0" w:space="0" w:color="auto"/>
                <w:bottom w:val="none" w:sz="0" w:space="0" w:color="auto"/>
                <w:right w:val="none" w:sz="0" w:space="0" w:color="auto"/>
              </w:divBdr>
            </w:div>
            <w:div w:id="1900703826">
              <w:marLeft w:val="0"/>
              <w:marRight w:val="0"/>
              <w:marTop w:val="0"/>
              <w:marBottom w:val="0"/>
              <w:divBdr>
                <w:top w:val="none" w:sz="0" w:space="0" w:color="auto"/>
                <w:left w:val="none" w:sz="0" w:space="0" w:color="auto"/>
                <w:bottom w:val="none" w:sz="0" w:space="0" w:color="auto"/>
                <w:right w:val="none" w:sz="0" w:space="0" w:color="auto"/>
              </w:divBdr>
            </w:div>
            <w:div w:id="645597021">
              <w:marLeft w:val="0"/>
              <w:marRight w:val="0"/>
              <w:marTop w:val="0"/>
              <w:marBottom w:val="0"/>
              <w:divBdr>
                <w:top w:val="none" w:sz="0" w:space="0" w:color="auto"/>
                <w:left w:val="none" w:sz="0" w:space="0" w:color="auto"/>
                <w:bottom w:val="none" w:sz="0" w:space="0" w:color="auto"/>
                <w:right w:val="none" w:sz="0" w:space="0" w:color="auto"/>
              </w:divBdr>
            </w:div>
            <w:div w:id="1950971149">
              <w:marLeft w:val="0"/>
              <w:marRight w:val="0"/>
              <w:marTop w:val="0"/>
              <w:marBottom w:val="0"/>
              <w:divBdr>
                <w:top w:val="none" w:sz="0" w:space="0" w:color="auto"/>
                <w:left w:val="none" w:sz="0" w:space="0" w:color="auto"/>
                <w:bottom w:val="none" w:sz="0" w:space="0" w:color="auto"/>
                <w:right w:val="none" w:sz="0" w:space="0" w:color="auto"/>
              </w:divBdr>
            </w:div>
            <w:div w:id="528184900">
              <w:marLeft w:val="0"/>
              <w:marRight w:val="0"/>
              <w:marTop w:val="0"/>
              <w:marBottom w:val="0"/>
              <w:divBdr>
                <w:top w:val="none" w:sz="0" w:space="0" w:color="auto"/>
                <w:left w:val="none" w:sz="0" w:space="0" w:color="auto"/>
                <w:bottom w:val="none" w:sz="0" w:space="0" w:color="auto"/>
                <w:right w:val="none" w:sz="0" w:space="0" w:color="auto"/>
              </w:divBdr>
            </w:div>
            <w:div w:id="1126895927">
              <w:marLeft w:val="0"/>
              <w:marRight w:val="0"/>
              <w:marTop w:val="0"/>
              <w:marBottom w:val="0"/>
              <w:divBdr>
                <w:top w:val="none" w:sz="0" w:space="0" w:color="auto"/>
                <w:left w:val="none" w:sz="0" w:space="0" w:color="auto"/>
                <w:bottom w:val="none" w:sz="0" w:space="0" w:color="auto"/>
                <w:right w:val="none" w:sz="0" w:space="0" w:color="auto"/>
              </w:divBdr>
            </w:div>
            <w:div w:id="1839269788">
              <w:marLeft w:val="0"/>
              <w:marRight w:val="0"/>
              <w:marTop w:val="0"/>
              <w:marBottom w:val="0"/>
              <w:divBdr>
                <w:top w:val="none" w:sz="0" w:space="0" w:color="auto"/>
                <w:left w:val="none" w:sz="0" w:space="0" w:color="auto"/>
                <w:bottom w:val="none" w:sz="0" w:space="0" w:color="auto"/>
                <w:right w:val="none" w:sz="0" w:space="0" w:color="auto"/>
              </w:divBdr>
            </w:div>
            <w:div w:id="1766607603">
              <w:marLeft w:val="0"/>
              <w:marRight w:val="0"/>
              <w:marTop w:val="0"/>
              <w:marBottom w:val="0"/>
              <w:divBdr>
                <w:top w:val="none" w:sz="0" w:space="0" w:color="auto"/>
                <w:left w:val="none" w:sz="0" w:space="0" w:color="auto"/>
                <w:bottom w:val="none" w:sz="0" w:space="0" w:color="auto"/>
                <w:right w:val="none" w:sz="0" w:space="0" w:color="auto"/>
              </w:divBdr>
            </w:div>
            <w:div w:id="1745030067">
              <w:marLeft w:val="0"/>
              <w:marRight w:val="0"/>
              <w:marTop w:val="0"/>
              <w:marBottom w:val="0"/>
              <w:divBdr>
                <w:top w:val="none" w:sz="0" w:space="0" w:color="auto"/>
                <w:left w:val="none" w:sz="0" w:space="0" w:color="auto"/>
                <w:bottom w:val="none" w:sz="0" w:space="0" w:color="auto"/>
                <w:right w:val="none" w:sz="0" w:space="0" w:color="auto"/>
              </w:divBdr>
            </w:div>
            <w:div w:id="1285582242">
              <w:marLeft w:val="0"/>
              <w:marRight w:val="0"/>
              <w:marTop w:val="0"/>
              <w:marBottom w:val="0"/>
              <w:divBdr>
                <w:top w:val="none" w:sz="0" w:space="0" w:color="auto"/>
                <w:left w:val="none" w:sz="0" w:space="0" w:color="auto"/>
                <w:bottom w:val="none" w:sz="0" w:space="0" w:color="auto"/>
                <w:right w:val="none" w:sz="0" w:space="0" w:color="auto"/>
              </w:divBdr>
            </w:div>
            <w:div w:id="50885636">
              <w:marLeft w:val="0"/>
              <w:marRight w:val="0"/>
              <w:marTop w:val="0"/>
              <w:marBottom w:val="0"/>
              <w:divBdr>
                <w:top w:val="none" w:sz="0" w:space="0" w:color="auto"/>
                <w:left w:val="none" w:sz="0" w:space="0" w:color="auto"/>
                <w:bottom w:val="none" w:sz="0" w:space="0" w:color="auto"/>
                <w:right w:val="none" w:sz="0" w:space="0" w:color="auto"/>
              </w:divBdr>
            </w:div>
            <w:div w:id="1896239920">
              <w:marLeft w:val="0"/>
              <w:marRight w:val="0"/>
              <w:marTop w:val="0"/>
              <w:marBottom w:val="0"/>
              <w:divBdr>
                <w:top w:val="none" w:sz="0" w:space="0" w:color="auto"/>
                <w:left w:val="none" w:sz="0" w:space="0" w:color="auto"/>
                <w:bottom w:val="none" w:sz="0" w:space="0" w:color="auto"/>
                <w:right w:val="none" w:sz="0" w:space="0" w:color="auto"/>
              </w:divBdr>
            </w:div>
            <w:div w:id="2035960390">
              <w:marLeft w:val="0"/>
              <w:marRight w:val="0"/>
              <w:marTop w:val="0"/>
              <w:marBottom w:val="0"/>
              <w:divBdr>
                <w:top w:val="none" w:sz="0" w:space="0" w:color="auto"/>
                <w:left w:val="none" w:sz="0" w:space="0" w:color="auto"/>
                <w:bottom w:val="none" w:sz="0" w:space="0" w:color="auto"/>
                <w:right w:val="none" w:sz="0" w:space="0" w:color="auto"/>
              </w:divBdr>
            </w:div>
            <w:div w:id="1974864500">
              <w:marLeft w:val="0"/>
              <w:marRight w:val="0"/>
              <w:marTop w:val="0"/>
              <w:marBottom w:val="0"/>
              <w:divBdr>
                <w:top w:val="none" w:sz="0" w:space="0" w:color="auto"/>
                <w:left w:val="none" w:sz="0" w:space="0" w:color="auto"/>
                <w:bottom w:val="none" w:sz="0" w:space="0" w:color="auto"/>
                <w:right w:val="none" w:sz="0" w:space="0" w:color="auto"/>
              </w:divBdr>
            </w:div>
            <w:div w:id="356396235">
              <w:marLeft w:val="0"/>
              <w:marRight w:val="0"/>
              <w:marTop w:val="0"/>
              <w:marBottom w:val="0"/>
              <w:divBdr>
                <w:top w:val="none" w:sz="0" w:space="0" w:color="auto"/>
                <w:left w:val="none" w:sz="0" w:space="0" w:color="auto"/>
                <w:bottom w:val="none" w:sz="0" w:space="0" w:color="auto"/>
                <w:right w:val="none" w:sz="0" w:space="0" w:color="auto"/>
              </w:divBdr>
            </w:div>
            <w:div w:id="49152796">
              <w:marLeft w:val="0"/>
              <w:marRight w:val="0"/>
              <w:marTop w:val="0"/>
              <w:marBottom w:val="0"/>
              <w:divBdr>
                <w:top w:val="none" w:sz="0" w:space="0" w:color="auto"/>
                <w:left w:val="none" w:sz="0" w:space="0" w:color="auto"/>
                <w:bottom w:val="none" w:sz="0" w:space="0" w:color="auto"/>
                <w:right w:val="none" w:sz="0" w:space="0" w:color="auto"/>
              </w:divBdr>
            </w:div>
            <w:div w:id="1370687571">
              <w:marLeft w:val="0"/>
              <w:marRight w:val="0"/>
              <w:marTop w:val="0"/>
              <w:marBottom w:val="0"/>
              <w:divBdr>
                <w:top w:val="none" w:sz="0" w:space="0" w:color="auto"/>
                <w:left w:val="none" w:sz="0" w:space="0" w:color="auto"/>
                <w:bottom w:val="none" w:sz="0" w:space="0" w:color="auto"/>
                <w:right w:val="none" w:sz="0" w:space="0" w:color="auto"/>
              </w:divBdr>
            </w:div>
            <w:div w:id="1827742970">
              <w:marLeft w:val="0"/>
              <w:marRight w:val="0"/>
              <w:marTop w:val="0"/>
              <w:marBottom w:val="0"/>
              <w:divBdr>
                <w:top w:val="none" w:sz="0" w:space="0" w:color="auto"/>
                <w:left w:val="none" w:sz="0" w:space="0" w:color="auto"/>
                <w:bottom w:val="none" w:sz="0" w:space="0" w:color="auto"/>
                <w:right w:val="none" w:sz="0" w:space="0" w:color="auto"/>
              </w:divBdr>
            </w:div>
            <w:div w:id="20548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29053">
      <w:bodyDiv w:val="1"/>
      <w:marLeft w:val="0"/>
      <w:marRight w:val="0"/>
      <w:marTop w:val="0"/>
      <w:marBottom w:val="0"/>
      <w:divBdr>
        <w:top w:val="none" w:sz="0" w:space="0" w:color="auto"/>
        <w:left w:val="none" w:sz="0" w:space="0" w:color="auto"/>
        <w:bottom w:val="none" w:sz="0" w:space="0" w:color="auto"/>
        <w:right w:val="none" w:sz="0" w:space="0" w:color="auto"/>
      </w:divBdr>
    </w:div>
    <w:div w:id="1508668581">
      <w:bodyDiv w:val="1"/>
      <w:marLeft w:val="0"/>
      <w:marRight w:val="0"/>
      <w:marTop w:val="0"/>
      <w:marBottom w:val="0"/>
      <w:divBdr>
        <w:top w:val="none" w:sz="0" w:space="0" w:color="auto"/>
        <w:left w:val="none" w:sz="0" w:space="0" w:color="auto"/>
        <w:bottom w:val="none" w:sz="0" w:space="0" w:color="auto"/>
        <w:right w:val="none" w:sz="0" w:space="0" w:color="auto"/>
      </w:divBdr>
    </w:div>
    <w:div w:id="1509321093">
      <w:bodyDiv w:val="1"/>
      <w:marLeft w:val="0"/>
      <w:marRight w:val="0"/>
      <w:marTop w:val="0"/>
      <w:marBottom w:val="0"/>
      <w:divBdr>
        <w:top w:val="none" w:sz="0" w:space="0" w:color="auto"/>
        <w:left w:val="none" w:sz="0" w:space="0" w:color="auto"/>
        <w:bottom w:val="none" w:sz="0" w:space="0" w:color="auto"/>
        <w:right w:val="none" w:sz="0" w:space="0" w:color="auto"/>
      </w:divBdr>
    </w:div>
    <w:div w:id="1509632843">
      <w:bodyDiv w:val="1"/>
      <w:marLeft w:val="0"/>
      <w:marRight w:val="0"/>
      <w:marTop w:val="0"/>
      <w:marBottom w:val="0"/>
      <w:divBdr>
        <w:top w:val="none" w:sz="0" w:space="0" w:color="auto"/>
        <w:left w:val="none" w:sz="0" w:space="0" w:color="auto"/>
        <w:bottom w:val="none" w:sz="0" w:space="0" w:color="auto"/>
        <w:right w:val="none" w:sz="0" w:space="0" w:color="auto"/>
      </w:divBdr>
    </w:div>
    <w:div w:id="1513303389">
      <w:bodyDiv w:val="1"/>
      <w:marLeft w:val="0"/>
      <w:marRight w:val="0"/>
      <w:marTop w:val="0"/>
      <w:marBottom w:val="0"/>
      <w:divBdr>
        <w:top w:val="none" w:sz="0" w:space="0" w:color="auto"/>
        <w:left w:val="none" w:sz="0" w:space="0" w:color="auto"/>
        <w:bottom w:val="none" w:sz="0" w:space="0" w:color="auto"/>
        <w:right w:val="none" w:sz="0" w:space="0" w:color="auto"/>
      </w:divBdr>
    </w:div>
    <w:div w:id="1533151818">
      <w:bodyDiv w:val="1"/>
      <w:marLeft w:val="0"/>
      <w:marRight w:val="0"/>
      <w:marTop w:val="0"/>
      <w:marBottom w:val="0"/>
      <w:divBdr>
        <w:top w:val="none" w:sz="0" w:space="0" w:color="auto"/>
        <w:left w:val="none" w:sz="0" w:space="0" w:color="auto"/>
        <w:bottom w:val="none" w:sz="0" w:space="0" w:color="auto"/>
        <w:right w:val="none" w:sz="0" w:space="0" w:color="auto"/>
      </w:divBdr>
    </w:div>
    <w:div w:id="1534416120">
      <w:bodyDiv w:val="1"/>
      <w:marLeft w:val="0"/>
      <w:marRight w:val="0"/>
      <w:marTop w:val="0"/>
      <w:marBottom w:val="0"/>
      <w:divBdr>
        <w:top w:val="none" w:sz="0" w:space="0" w:color="auto"/>
        <w:left w:val="none" w:sz="0" w:space="0" w:color="auto"/>
        <w:bottom w:val="none" w:sz="0" w:space="0" w:color="auto"/>
        <w:right w:val="none" w:sz="0" w:space="0" w:color="auto"/>
      </w:divBdr>
    </w:div>
    <w:div w:id="1544095388">
      <w:bodyDiv w:val="1"/>
      <w:marLeft w:val="0"/>
      <w:marRight w:val="0"/>
      <w:marTop w:val="0"/>
      <w:marBottom w:val="0"/>
      <w:divBdr>
        <w:top w:val="none" w:sz="0" w:space="0" w:color="auto"/>
        <w:left w:val="none" w:sz="0" w:space="0" w:color="auto"/>
        <w:bottom w:val="none" w:sz="0" w:space="0" w:color="auto"/>
        <w:right w:val="none" w:sz="0" w:space="0" w:color="auto"/>
      </w:divBdr>
    </w:div>
    <w:div w:id="1546066907">
      <w:bodyDiv w:val="1"/>
      <w:marLeft w:val="0"/>
      <w:marRight w:val="0"/>
      <w:marTop w:val="0"/>
      <w:marBottom w:val="0"/>
      <w:divBdr>
        <w:top w:val="none" w:sz="0" w:space="0" w:color="auto"/>
        <w:left w:val="none" w:sz="0" w:space="0" w:color="auto"/>
        <w:bottom w:val="none" w:sz="0" w:space="0" w:color="auto"/>
        <w:right w:val="none" w:sz="0" w:space="0" w:color="auto"/>
      </w:divBdr>
    </w:div>
    <w:div w:id="1554344042">
      <w:bodyDiv w:val="1"/>
      <w:marLeft w:val="0"/>
      <w:marRight w:val="0"/>
      <w:marTop w:val="0"/>
      <w:marBottom w:val="0"/>
      <w:divBdr>
        <w:top w:val="none" w:sz="0" w:space="0" w:color="auto"/>
        <w:left w:val="none" w:sz="0" w:space="0" w:color="auto"/>
        <w:bottom w:val="none" w:sz="0" w:space="0" w:color="auto"/>
        <w:right w:val="none" w:sz="0" w:space="0" w:color="auto"/>
      </w:divBdr>
    </w:div>
    <w:div w:id="1554609960">
      <w:bodyDiv w:val="1"/>
      <w:marLeft w:val="0"/>
      <w:marRight w:val="0"/>
      <w:marTop w:val="0"/>
      <w:marBottom w:val="0"/>
      <w:divBdr>
        <w:top w:val="none" w:sz="0" w:space="0" w:color="auto"/>
        <w:left w:val="none" w:sz="0" w:space="0" w:color="auto"/>
        <w:bottom w:val="none" w:sz="0" w:space="0" w:color="auto"/>
        <w:right w:val="none" w:sz="0" w:space="0" w:color="auto"/>
      </w:divBdr>
    </w:div>
    <w:div w:id="1555847937">
      <w:bodyDiv w:val="1"/>
      <w:marLeft w:val="0"/>
      <w:marRight w:val="0"/>
      <w:marTop w:val="0"/>
      <w:marBottom w:val="0"/>
      <w:divBdr>
        <w:top w:val="none" w:sz="0" w:space="0" w:color="auto"/>
        <w:left w:val="none" w:sz="0" w:space="0" w:color="auto"/>
        <w:bottom w:val="none" w:sz="0" w:space="0" w:color="auto"/>
        <w:right w:val="none" w:sz="0" w:space="0" w:color="auto"/>
      </w:divBdr>
    </w:div>
    <w:div w:id="1562907750">
      <w:bodyDiv w:val="1"/>
      <w:marLeft w:val="0"/>
      <w:marRight w:val="0"/>
      <w:marTop w:val="0"/>
      <w:marBottom w:val="0"/>
      <w:divBdr>
        <w:top w:val="none" w:sz="0" w:space="0" w:color="auto"/>
        <w:left w:val="none" w:sz="0" w:space="0" w:color="auto"/>
        <w:bottom w:val="none" w:sz="0" w:space="0" w:color="auto"/>
        <w:right w:val="none" w:sz="0" w:space="0" w:color="auto"/>
      </w:divBdr>
    </w:div>
    <w:div w:id="1569267216">
      <w:bodyDiv w:val="1"/>
      <w:marLeft w:val="0"/>
      <w:marRight w:val="0"/>
      <w:marTop w:val="0"/>
      <w:marBottom w:val="0"/>
      <w:divBdr>
        <w:top w:val="none" w:sz="0" w:space="0" w:color="auto"/>
        <w:left w:val="none" w:sz="0" w:space="0" w:color="auto"/>
        <w:bottom w:val="none" w:sz="0" w:space="0" w:color="auto"/>
        <w:right w:val="none" w:sz="0" w:space="0" w:color="auto"/>
      </w:divBdr>
    </w:div>
    <w:div w:id="1583493524">
      <w:bodyDiv w:val="1"/>
      <w:marLeft w:val="0"/>
      <w:marRight w:val="0"/>
      <w:marTop w:val="0"/>
      <w:marBottom w:val="0"/>
      <w:divBdr>
        <w:top w:val="none" w:sz="0" w:space="0" w:color="auto"/>
        <w:left w:val="none" w:sz="0" w:space="0" w:color="auto"/>
        <w:bottom w:val="none" w:sz="0" w:space="0" w:color="auto"/>
        <w:right w:val="none" w:sz="0" w:space="0" w:color="auto"/>
      </w:divBdr>
    </w:div>
    <w:div w:id="1585993357">
      <w:bodyDiv w:val="1"/>
      <w:marLeft w:val="0"/>
      <w:marRight w:val="0"/>
      <w:marTop w:val="0"/>
      <w:marBottom w:val="0"/>
      <w:divBdr>
        <w:top w:val="none" w:sz="0" w:space="0" w:color="auto"/>
        <w:left w:val="none" w:sz="0" w:space="0" w:color="auto"/>
        <w:bottom w:val="none" w:sz="0" w:space="0" w:color="auto"/>
        <w:right w:val="none" w:sz="0" w:space="0" w:color="auto"/>
      </w:divBdr>
    </w:div>
    <w:div w:id="1589655140">
      <w:bodyDiv w:val="1"/>
      <w:marLeft w:val="0"/>
      <w:marRight w:val="0"/>
      <w:marTop w:val="0"/>
      <w:marBottom w:val="0"/>
      <w:divBdr>
        <w:top w:val="none" w:sz="0" w:space="0" w:color="auto"/>
        <w:left w:val="none" w:sz="0" w:space="0" w:color="auto"/>
        <w:bottom w:val="none" w:sz="0" w:space="0" w:color="auto"/>
        <w:right w:val="none" w:sz="0" w:space="0" w:color="auto"/>
      </w:divBdr>
    </w:div>
    <w:div w:id="1600486951">
      <w:bodyDiv w:val="1"/>
      <w:marLeft w:val="0"/>
      <w:marRight w:val="0"/>
      <w:marTop w:val="0"/>
      <w:marBottom w:val="0"/>
      <w:divBdr>
        <w:top w:val="none" w:sz="0" w:space="0" w:color="auto"/>
        <w:left w:val="none" w:sz="0" w:space="0" w:color="auto"/>
        <w:bottom w:val="none" w:sz="0" w:space="0" w:color="auto"/>
        <w:right w:val="none" w:sz="0" w:space="0" w:color="auto"/>
      </w:divBdr>
    </w:div>
    <w:div w:id="1605457873">
      <w:bodyDiv w:val="1"/>
      <w:marLeft w:val="0"/>
      <w:marRight w:val="0"/>
      <w:marTop w:val="0"/>
      <w:marBottom w:val="0"/>
      <w:divBdr>
        <w:top w:val="none" w:sz="0" w:space="0" w:color="auto"/>
        <w:left w:val="none" w:sz="0" w:space="0" w:color="auto"/>
        <w:bottom w:val="none" w:sz="0" w:space="0" w:color="auto"/>
        <w:right w:val="none" w:sz="0" w:space="0" w:color="auto"/>
      </w:divBdr>
    </w:div>
    <w:div w:id="1606955898">
      <w:bodyDiv w:val="1"/>
      <w:marLeft w:val="0"/>
      <w:marRight w:val="0"/>
      <w:marTop w:val="0"/>
      <w:marBottom w:val="0"/>
      <w:divBdr>
        <w:top w:val="none" w:sz="0" w:space="0" w:color="auto"/>
        <w:left w:val="none" w:sz="0" w:space="0" w:color="auto"/>
        <w:bottom w:val="none" w:sz="0" w:space="0" w:color="auto"/>
        <w:right w:val="none" w:sz="0" w:space="0" w:color="auto"/>
      </w:divBdr>
    </w:div>
    <w:div w:id="1607806207">
      <w:bodyDiv w:val="1"/>
      <w:marLeft w:val="0"/>
      <w:marRight w:val="0"/>
      <w:marTop w:val="0"/>
      <w:marBottom w:val="0"/>
      <w:divBdr>
        <w:top w:val="none" w:sz="0" w:space="0" w:color="auto"/>
        <w:left w:val="none" w:sz="0" w:space="0" w:color="auto"/>
        <w:bottom w:val="none" w:sz="0" w:space="0" w:color="auto"/>
        <w:right w:val="none" w:sz="0" w:space="0" w:color="auto"/>
      </w:divBdr>
    </w:div>
    <w:div w:id="1609778163">
      <w:bodyDiv w:val="1"/>
      <w:marLeft w:val="0"/>
      <w:marRight w:val="0"/>
      <w:marTop w:val="0"/>
      <w:marBottom w:val="0"/>
      <w:divBdr>
        <w:top w:val="none" w:sz="0" w:space="0" w:color="auto"/>
        <w:left w:val="none" w:sz="0" w:space="0" w:color="auto"/>
        <w:bottom w:val="none" w:sz="0" w:space="0" w:color="auto"/>
        <w:right w:val="none" w:sz="0" w:space="0" w:color="auto"/>
      </w:divBdr>
    </w:div>
    <w:div w:id="1615282992">
      <w:bodyDiv w:val="1"/>
      <w:marLeft w:val="0"/>
      <w:marRight w:val="0"/>
      <w:marTop w:val="0"/>
      <w:marBottom w:val="0"/>
      <w:divBdr>
        <w:top w:val="none" w:sz="0" w:space="0" w:color="auto"/>
        <w:left w:val="none" w:sz="0" w:space="0" w:color="auto"/>
        <w:bottom w:val="none" w:sz="0" w:space="0" w:color="auto"/>
        <w:right w:val="none" w:sz="0" w:space="0" w:color="auto"/>
      </w:divBdr>
    </w:div>
    <w:div w:id="1617710803">
      <w:bodyDiv w:val="1"/>
      <w:marLeft w:val="0"/>
      <w:marRight w:val="0"/>
      <w:marTop w:val="0"/>
      <w:marBottom w:val="0"/>
      <w:divBdr>
        <w:top w:val="none" w:sz="0" w:space="0" w:color="auto"/>
        <w:left w:val="none" w:sz="0" w:space="0" w:color="auto"/>
        <w:bottom w:val="none" w:sz="0" w:space="0" w:color="auto"/>
        <w:right w:val="none" w:sz="0" w:space="0" w:color="auto"/>
      </w:divBdr>
    </w:div>
    <w:div w:id="1620603560">
      <w:bodyDiv w:val="1"/>
      <w:marLeft w:val="0"/>
      <w:marRight w:val="0"/>
      <w:marTop w:val="0"/>
      <w:marBottom w:val="0"/>
      <w:divBdr>
        <w:top w:val="none" w:sz="0" w:space="0" w:color="auto"/>
        <w:left w:val="none" w:sz="0" w:space="0" w:color="auto"/>
        <w:bottom w:val="none" w:sz="0" w:space="0" w:color="auto"/>
        <w:right w:val="none" w:sz="0" w:space="0" w:color="auto"/>
      </w:divBdr>
    </w:div>
    <w:div w:id="1628469210">
      <w:bodyDiv w:val="1"/>
      <w:marLeft w:val="0"/>
      <w:marRight w:val="0"/>
      <w:marTop w:val="0"/>
      <w:marBottom w:val="0"/>
      <w:divBdr>
        <w:top w:val="none" w:sz="0" w:space="0" w:color="auto"/>
        <w:left w:val="none" w:sz="0" w:space="0" w:color="auto"/>
        <w:bottom w:val="none" w:sz="0" w:space="0" w:color="auto"/>
        <w:right w:val="none" w:sz="0" w:space="0" w:color="auto"/>
      </w:divBdr>
    </w:div>
    <w:div w:id="1634363151">
      <w:bodyDiv w:val="1"/>
      <w:marLeft w:val="0"/>
      <w:marRight w:val="0"/>
      <w:marTop w:val="0"/>
      <w:marBottom w:val="0"/>
      <w:divBdr>
        <w:top w:val="none" w:sz="0" w:space="0" w:color="auto"/>
        <w:left w:val="none" w:sz="0" w:space="0" w:color="auto"/>
        <w:bottom w:val="none" w:sz="0" w:space="0" w:color="auto"/>
        <w:right w:val="none" w:sz="0" w:space="0" w:color="auto"/>
      </w:divBdr>
    </w:div>
    <w:div w:id="1637056422">
      <w:bodyDiv w:val="1"/>
      <w:marLeft w:val="0"/>
      <w:marRight w:val="0"/>
      <w:marTop w:val="0"/>
      <w:marBottom w:val="0"/>
      <w:divBdr>
        <w:top w:val="none" w:sz="0" w:space="0" w:color="auto"/>
        <w:left w:val="none" w:sz="0" w:space="0" w:color="auto"/>
        <w:bottom w:val="none" w:sz="0" w:space="0" w:color="auto"/>
        <w:right w:val="none" w:sz="0" w:space="0" w:color="auto"/>
      </w:divBdr>
    </w:div>
    <w:div w:id="1639653678">
      <w:bodyDiv w:val="1"/>
      <w:marLeft w:val="0"/>
      <w:marRight w:val="0"/>
      <w:marTop w:val="0"/>
      <w:marBottom w:val="0"/>
      <w:divBdr>
        <w:top w:val="none" w:sz="0" w:space="0" w:color="auto"/>
        <w:left w:val="none" w:sz="0" w:space="0" w:color="auto"/>
        <w:bottom w:val="none" w:sz="0" w:space="0" w:color="auto"/>
        <w:right w:val="none" w:sz="0" w:space="0" w:color="auto"/>
      </w:divBdr>
    </w:div>
    <w:div w:id="1645619920">
      <w:bodyDiv w:val="1"/>
      <w:marLeft w:val="0"/>
      <w:marRight w:val="0"/>
      <w:marTop w:val="0"/>
      <w:marBottom w:val="0"/>
      <w:divBdr>
        <w:top w:val="none" w:sz="0" w:space="0" w:color="auto"/>
        <w:left w:val="none" w:sz="0" w:space="0" w:color="auto"/>
        <w:bottom w:val="none" w:sz="0" w:space="0" w:color="auto"/>
        <w:right w:val="none" w:sz="0" w:space="0" w:color="auto"/>
      </w:divBdr>
    </w:div>
    <w:div w:id="1647541143">
      <w:bodyDiv w:val="1"/>
      <w:marLeft w:val="0"/>
      <w:marRight w:val="0"/>
      <w:marTop w:val="0"/>
      <w:marBottom w:val="0"/>
      <w:divBdr>
        <w:top w:val="none" w:sz="0" w:space="0" w:color="auto"/>
        <w:left w:val="none" w:sz="0" w:space="0" w:color="auto"/>
        <w:bottom w:val="none" w:sz="0" w:space="0" w:color="auto"/>
        <w:right w:val="none" w:sz="0" w:space="0" w:color="auto"/>
      </w:divBdr>
    </w:div>
    <w:div w:id="1647590021">
      <w:bodyDiv w:val="1"/>
      <w:marLeft w:val="0"/>
      <w:marRight w:val="0"/>
      <w:marTop w:val="0"/>
      <w:marBottom w:val="0"/>
      <w:divBdr>
        <w:top w:val="none" w:sz="0" w:space="0" w:color="auto"/>
        <w:left w:val="none" w:sz="0" w:space="0" w:color="auto"/>
        <w:bottom w:val="none" w:sz="0" w:space="0" w:color="auto"/>
        <w:right w:val="none" w:sz="0" w:space="0" w:color="auto"/>
      </w:divBdr>
    </w:div>
    <w:div w:id="1647978782">
      <w:bodyDiv w:val="1"/>
      <w:marLeft w:val="0"/>
      <w:marRight w:val="0"/>
      <w:marTop w:val="0"/>
      <w:marBottom w:val="0"/>
      <w:divBdr>
        <w:top w:val="none" w:sz="0" w:space="0" w:color="auto"/>
        <w:left w:val="none" w:sz="0" w:space="0" w:color="auto"/>
        <w:bottom w:val="none" w:sz="0" w:space="0" w:color="auto"/>
        <w:right w:val="none" w:sz="0" w:space="0" w:color="auto"/>
      </w:divBdr>
    </w:div>
    <w:div w:id="1648128387">
      <w:bodyDiv w:val="1"/>
      <w:marLeft w:val="0"/>
      <w:marRight w:val="0"/>
      <w:marTop w:val="0"/>
      <w:marBottom w:val="0"/>
      <w:divBdr>
        <w:top w:val="none" w:sz="0" w:space="0" w:color="auto"/>
        <w:left w:val="none" w:sz="0" w:space="0" w:color="auto"/>
        <w:bottom w:val="none" w:sz="0" w:space="0" w:color="auto"/>
        <w:right w:val="none" w:sz="0" w:space="0" w:color="auto"/>
      </w:divBdr>
    </w:div>
    <w:div w:id="1656761382">
      <w:bodyDiv w:val="1"/>
      <w:marLeft w:val="0"/>
      <w:marRight w:val="0"/>
      <w:marTop w:val="0"/>
      <w:marBottom w:val="0"/>
      <w:divBdr>
        <w:top w:val="none" w:sz="0" w:space="0" w:color="auto"/>
        <w:left w:val="none" w:sz="0" w:space="0" w:color="auto"/>
        <w:bottom w:val="none" w:sz="0" w:space="0" w:color="auto"/>
        <w:right w:val="none" w:sz="0" w:space="0" w:color="auto"/>
      </w:divBdr>
    </w:div>
    <w:div w:id="1659460376">
      <w:bodyDiv w:val="1"/>
      <w:marLeft w:val="0"/>
      <w:marRight w:val="0"/>
      <w:marTop w:val="0"/>
      <w:marBottom w:val="0"/>
      <w:divBdr>
        <w:top w:val="none" w:sz="0" w:space="0" w:color="auto"/>
        <w:left w:val="none" w:sz="0" w:space="0" w:color="auto"/>
        <w:bottom w:val="none" w:sz="0" w:space="0" w:color="auto"/>
        <w:right w:val="none" w:sz="0" w:space="0" w:color="auto"/>
      </w:divBdr>
    </w:div>
    <w:div w:id="1659772540">
      <w:bodyDiv w:val="1"/>
      <w:marLeft w:val="0"/>
      <w:marRight w:val="0"/>
      <w:marTop w:val="0"/>
      <w:marBottom w:val="0"/>
      <w:divBdr>
        <w:top w:val="none" w:sz="0" w:space="0" w:color="auto"/>
        <w:left w:val="none" w:sz="0" w:space="0" w:color="auto"/>
        <w:bottom w:val="none" w:sz="0" w:space="0" w:color="auto"/>
        <w:right w:val="none" w:sz="0" w:space="0" w:color="auto"/>
      </w:divBdr>
    </w:div>
    <w:div w:id="1663006033">
      <w:bodyDiv w:val="1"/>
      <w:marLeft w:val="0"/>
      <w:marRight w:val="0"/>
      <w:marTop w:val="0"/>
      <w:marBottom w:val="0"/>
      <w:divBdr>
        <w:top w:val="none" w:sz="0" w:space="0" w:color="auto"/>
        <w:left w:val="none" w:sz="0" w:space="0" w:color="auto"/>
        <w:bottom w:val="none" w:sz="0" w:space="0" w:color="auto"/>
        <w:right w:val="none" w:sz="0" w:space="0" w:color="auto"/>
      </w:divBdr>
    </w:div>
    <w:div w:id="1665821962">
      <w:bodyDiv w:val="1"/>
      <w:marLeft w:val="0"/>
      <w:marRight w:val="0"/>
      <w:marTop w:val="0"/>
      <w:marBottom w:val="0"/>
      <w:divBdr>
        <w:top w:val="none" w:sz="0" w:space="0" w:color="auto"/>
        <w:left w:val="none" w:sz="0" w:space="0" w:color="auto"/>
        <w:bottom w:val="none" w:sz="0" w:space="0" w:color="auto"/>
        <w:right w:val="none" w:sz="0" w:space="0" w:color="auto"/>
      </w:divBdr>
    </w:div>
    <w:div w:id="1666519248">
      <w:bodyDiv w:val="1"/>
      <w:marLeft w:val="0"/>
      <w:marRight w:val="0"/>
      <w:marTop w:val="0"/>
      <w:marBottom w:val="0"/>
      <w:divBdr>
        <w:top w:val="none" w:sz="0" w:space="0" w:color="auto"/>
        <w:left w:val="none" w:sz="0" w:space="0" w:color="auto"/>
        <w:bottom w:val="none" w:sz="0" w:space="0" w:color="auto"/>
        <w:right w:val="none" w:sz="0" w:space="0" w:color="auto"/>
      </w:divBdr>
    </w:div>
    <w:div w:id="1669602044">
      <w:bodyDiv w:val="1"/>
      <w:marLeft w:val="0"/>
      <w:marRight w:val="0"/>
      <w:marTop w:val="0"/>
      <w:marBottom w:val="0"/>
      <w:divBdr>
        <w:top w:val="none" w:sz="0" w:space="0" w:color="auto"/>
        <w:left w:val="none" w:sz="0" w:space="0" w:color="auto"/>
        <w:bottom w:val="none" w:sz="0" w:space="0" w:color="auto"/>
        <w:right w:val="none" w:sz="0" w:space="0" w:color="auto"/>
      </w:divBdr>
    </w:div>
    <w:div w:id="1670979040">
      <w:bodyDiv w:val="1"/>
      <w:marLeft w:val="0"/>
      <w:marRight w:val="0"/>
      <w:marTop w:val="0"/>
      <w:marBottom w:val="0"/>
      <w:divBdr>
        <w:top w:val="none" w:sz="0" w:space="0" w:color="auto"/>
        <w:left w:val="none" w:sz="0" w:space="0" w:color="auto"/>
        <w:bottom w:val="none" w:sz="0" w:space="0" w:color="auto"/>
        <w:right w:val="none" w:sz="0" w:space="0" w:color="auto"/>
      </w:divBdr>
    </w:div>
    <w:div w:id="1671368959">
      <w:bodyDiv w:val="1"/>
      <w:marLeft w:val="0"/>
      <w:marRight w:val="0"/>
      <w:marTop w:val="0"/>
      <w:marBottom w:val="0"/>
      <w:divBdr>
        <w:top w:val="none" w:sz="0" w:space="0" w:color="auto"/>
        <w:left w:val="none" w:sz="0" w:space="0" w:color="auto"/>
        <w:bottom w:val="none" w:sz="0" w:space="0" w:color="auto"/>
        <w:right w:val="none" w:sz="0" w:space="0" w:color="auto"/>
      </w:divBdr>
    </w:div>
    <w:div w:id="1671830336">
      <w:bodyDiv w:val="1"/>
      <w:marLeft w:val="0"/>
      <w:marRight w:val="0"/>
      <w:marTop w:val="0"/>
      <w:marBottom w:val="0"/>
      <w:divBdr>
        <w:top w:val="none" w:sz="0" w:space="0" w:color="auto"/>
        <w:left w:val="none" w:sz="0" w:space="0" w:color="auto"/>
        <w:bottom w:val="none" w:sz="0" w:space="0" w:color="auto"/>
        <w:right w:val="none" w:sz="0" w:space="0" w:color="auto"/>
      </w:divBdr>
    </w:div>
    <w:div w:id="1674642291">
      <w:bodyDiv w:val="1"/>
      <w:marLeft w:val="0"/>
      <w:marRight w:val="0"/>
      <w:marTop w:val="0"/>
      <w:marBottom w:val="0"/>
      <w:divBdr>
        <w:top w:val="none" w:sz="0" w:space="0" w:color="auto"/>
        <w:left w:val="none" w:sz="0" w:space="0" w:color="auto"/>
        <w:bottom w:val="none" w:sz="0" w:space="0" w:color="auto"/>
        <w:right w:val="none" w:sz="0" w:space="0" w:color="auto"/>
      </w:divBdr>
    </w:div>
    <w:div w:id="1681423944">
      <w:bodyDiv w:val="1"/>
      <w:marLeft w:val="0"/>
      <w:marRight w:val="0"/>
      <w:marTop w:val="0"/>
      <w:marBottom w:val="0"/>
      <w:divBdr>
        <w:top w:val="none" w:sz="0" w:space="0" w:color="auto"/>
        <w:left w:val="none" w:sz="0" w:space="0" w:color="auto"/>
        <w:bottom w:val="none" w:sz="0" w:space="0" w:color="auto"/>
        <w:right w:val="none" w:sz="0" w:space="0" w:color="auto"/>
      </w:divBdr>
    </w:div>
    <w:div w:id="1691025894">
      <w:bodyDiv w:val="1"/>
      <w:marLeft w:val="0"/>
      <w:marRight w:val="0"/>
      <w:marTop w:val="0"/>
      <w:marBottom w:val="0"/>
      <w:divBdr>
        <w:top w:val="none" w:sz="0" w:space="0" w:color="auto"/>
        <w:left w:val="none" w:sz="0" w:space="0" w:color="auto"/>
        <w:bottom w:val="none" w:sz="0" w:space="0" w:color="auto"/>
        <w:right w:val="none" w:sz="0" w:space="0" w:color="auto"/>
      </w:divBdr>
    </w:div>
    <w:div w:id="1691757177">
      <w:bodyDiv w:val="1"/>
      <w:marLeft w:val="0"/>
      <w:marRight w:val="0"/>
      <w:marTop w:val="0"/>
      <w:marBottom w:val="0"/>
      <w:divBdr>
        <w:top w:val="none" w:sz="0" w:space="0" w:color="auto"/>
        <w:left w:val="none" w:sz="0" w:space="0" w:color="auto"/>
        <w:bottom w:val="none" w:sz="0" w:space="0" w:color="auto"/>
        <w:right w:val="none" w:sz="0" w:space="0" w:color="auto"/>
      </w:divBdr>
    </w:div>
    <w:div w:id="1694376327">
      <w:bodyDiv w:val="1"/>
      <w:marLeft w:val="0"/>
      <w:marRight w:val="0"/>
      <w:marTop w:val="0"/>
      <w:marBottom w:val="0"/>
      <w:divBdr>
        <w:top w:val="none" w:sz="0" w:space="0" w:color="auto"/>
        <w:left w:val="none" w:sz="0" w:space="0" w:color="auto"/>
        <w:bottom w:val="none" w:sz="0" w:space="0" w:color="auto"/>
        <w:right w:val="none" w:sz="0" w:space="0" w:color="auto"/>
      </w:divBdr>
    </w:div>
    <w:div w:id="1696226261">
      <w:bodyDiv w:val="1"/>
      <w:marLeft w:val="0"/>
      <w:marRight w:val="0"/>
      <w:marTop w:val="0"/>
      <w:marBottom w:val="0"/>
      <w:divBdr>
        <w:top w:val="none" w:sz="0" w:space="0" w:color="auto"/>
        <w:left w:val="none" w:sz="0" w:space="0" w:color="auto"/>
        <w:bottom w:val="none" w:sz="0" w:space="0" w:color="auto"/>
        <w:right w:val="none" w:sz="0" w:space="0" w:color="auto"/>
      </w:divBdr>
    </w:div>
    <w:div w:id="1699426348">
      <w:bodyDiv w:val="1"/>
      <w:marLeft w:val="0"/>
      <w:marRight w:val="0"/>
      <w:marTop w:val="0"/>
      <w:marBottom w:val="0"/>
      <w:divBdr>
        <w:top w:val="none" w:sz="0" w:space="0" w:color="auto"/>
        <w:left w:val="none" w:sz="0" w:space="0" w:color="auto"/>
        <w:bottom w:val="none" w:sz="0" w:space="0" w:color="auto"/>
        <w:right w:val="none" w:sz="0" w:space="0" w:color="auto"/>
      </w:divBdr>
    </w:div>
    <w:div w:id="1703747100">
      <w:bodyDiv w:val="1"/>
      <w:marLeft w:val="0"/>
      <w:marRight w:val="0"/>
      <w:marTop w:val="0"/>
      <w:marBottom w:val="0"/>
      <w:divBdr>
        <w:top w:val="none" w:sz="0" w:space="0" w:color="auto"/>
        <w:left w:val="none" w:sz="0" w:space="0" w:color="auto"/>
        <w:bottom w:val="none" w:sz="0" w:space="0" w:color="auto"/>
        <w:right w:val="none" w:sz="0" w:space="0" w:color="auto"/>
      </w:divBdr>
    </w:div>
    <w:div w:id="1711420570">
      <w:bodyDiv w:val="1"/>
      <w:marLeft w:val="0"/>
      <w:marRight w:val="0"/>
      <w:marTop w:val="0"/>
      <w:marBottom w:val="0"/>
      <w:divBdr>
        <w:top w:val="none" w:sz="0" w:space="0" w:color="auto"/>
        <w:left w:val="none" w:sz="0" w:space="0" w:color="auto"/>
        <w:bottom w:val="none" w:sz="0" w:space="0" w:color="auto"/>
        <w:right w:val="none" w:sz="0" w:space="0" w:color="auto"/>
      </w:divBdr>
    </w:div>
    <w:div w:id="1711569095">
      <w:bodyDiv w:val="1"/>
      <w:marLeft w:val="0"/>
      <w:marRight w:val="0"/>
      <w:marTop w:val="0"/>
      <w:marBottom w:val="0"/>
      <w:divBdr>
        <w:top w:val="none" w:sz="0" w:space="0" w:color="auto"/>
        <w:left w:val="none" w:sz="0" w:space="0" w:color="auto"/>
        <w:bottom w:val="none" w:sz="0" w:space="0" w:color="auto"/>
        <w:right w:val="none" w:sz="0" w:space="0" w:color="auto"/>
      </w:divBdr>
    </w:div>
    <w:div w:id="1715232946">
      <w:bodyDiv w:val="1"/>
      <w:marLeft w:val="0"/>
      <w:marRight w:val="0"/>
      <w:marTop w:val="0"/>
      <w:marBottom w:val="0"/>
      <w:divBdr>
        <w:top w:val="none" w:sz="0" w:space="0" w:color="auto"/>
        <w:left w:val="none" w:sz="0" w:space="0" w:color="auto"/>
        <w:bottom w:val="none" w:sz="0" w:space="0" w:color="auto"/>
        <w:right w:val="none" w:sz="0" w:space="0" w:color="auto"/>
      </w:divBdr>
    </w:div>
    <w:div w:id="1725716000">
      <w:bodyDiv w:val="1"/>
      <w:marLeft w:val="0"/>
      <w:marRight w:val="0"/>
      <w:marTop w:val="0"/>
      <w:marBottom w:val="0"/>
      <w:divBdr>
        <w:top w:val="none" w:sz="0" w:space="0" w:color="auto"/>
        <w:left w:val="none" w:sz="0" w:space="0" w:color="auto"/>
        <w:bottom w:val="none" w:sz="0" w:space="0" w:color="auto"/>
        <w:right w:val="none" w:sz="0" w:space="0" w:color="auto"/>
      </w:divBdr>
    </w:div>
    <w:div w:id="1730570731">
      <w:bodyDiv w:val="1"/>
      <w:marLeft w:val="0"/>
      <w:marRight w:val="0"/>
      <w:marTop w:val="0"/>
      <w:marBottom w:val="0"/>
      <w:divBdr>
        <w:top w:val="none" w:sz="0" w:space="0" w:color="auto"/>
        <w:left w:val="none" w:sz="0" w:space="0" w:color="auto"/>
        <w:bottom w:val="none" w:sz="0" w:space="0" w:color="auto"/>
        <w:right w:val="none" w:sz="0" w:space="0" w:color="auto"/>
      </w:divBdr>
      <w:divsChild>
        <w:div w:id="1087000921">
          <w:marLeft w:val="0"/>
          <w:marRight w:val="0"/>
          <w:marTop w:val="0"/>
          <w:marBottom w:val="0"/>
          <w:divBdr>
            <w:top w:val="none" w:sz="0" w:space="0" w:color="auto"/>
            <w:left w:val="none" w:sz="0" w:space="0" w:color="auto"/>
            <w:bottom w:val="none" w:sz="0" w:space="0" w:color="auto"/>
            <w:right w:val="none" w:sz="0" w:space="0" w:color="auto"/>
          </w:divBdr>
          <w:divsChild>
            <w:div w:id="314771434">
              <w:marLeft w:val="0"/>
              <w:marRight w:val="0"/>
              <w:marTop w:val="0"/>
              <w:marBottom w:val="0"/>
              <w:divBdr>
                <w:top w:val="none" w:sz="0" w:space="0" w:color="auto"/>
                <w:left w:val="none" w:sz="0" w:space="0" w:color="auto"/>
                <w:bottom w:val="none" w:sz="0" w:space="0" w:color="auto"/>
                <w:right w:val="none" w:sz="0" w:space="0" w:color="auto"/>
              </w:divBdr>
            </w:div>
            <w:div w:id="556553484">
              <w:marLeft w:val="0"/>
              <w:marRight w:val="0"/>
              <w:marTop w:val="0"/>
              <w:marBottom w:val="0"/>
              <w:divBdr>
                <w:top w:val="none" w:sz="0" w:space="0" w:color="auto"/>
                <w:left w:val="none" w:sz="0" w:space="0" w:color="auto"/>
                <w:bottom w:val="none" w:sz="0" w:space="0" w:color="auto"/>
                <w:right w:val="none" w:sz="0" w:space="0" w:color="auto"/>
              </w:divBdr>
            </w:div>
            <w:div w:id="1504010228">
              <w:marLeft w:val="0"/>
              <w:marRight w:val="0"/>
              <w:marTop w:val="0"/>
              <w:marBottom w:val="0"/>
              <w:divBdr>
                <w:top w:val="none" w:sz="0" w:space="0" w:color="auto"/>
                <w:left w:val="none" w:sz="0" w:space="0" w:color="auto"/>
                <w:bottom w:val="none" w:sz="0" w:space="0" w:color="auto"/>
                <w:right w:val="none" w:sz="0" w:space="0" w:color="auto"/>
              </w:divBdr>
            </w:div>
            <w:div w:id="1165435009">
              <w:marLeft w:val="0"/>
              <w:marRight w:val="0"/>
              <w:marTop w:val="0"/>
              <w:marBottom w:val="0"/>
              <w:divBdr>
                <w:top w:val="none" w:sz="0" w:space="0" w:color="auto"/>
                <w:left w:val="none" w:sz="0" w:space="0" w:color="auto"/>
                <w:bottom w:val="none" w:sz="0" w:space="0" w:color="auto"/>
                <w:right w:val="none" w:sz="0" w:space="0" w:color="auto"/>
              </w:divBdr>
            </w:div>
            <w:div w:id="206112033">
              <w:marLeft w:val="0"/>
              <w:marRight w:val="0"/>
              <w:marTop w:val="0"/>
              <w:marBottom w:val="0"/>
              <w:divBdr>
                <w:top w:val="none" w:sz="0" w:space="0" w:color="auto"/>
                <w:left w:val="none" w:sz="0" w:space="0" w:color="auto"/>
                <w:bottom w:val="none" w:sz="0" w:space="0" w:color="auto"/>
                <w:right w:val="none" w:sz="0" w:space="0" w:color="auto"/>
              </w:divBdr>
            </w:div>
            <w:div w:id="1405641888">
              <w:marLeft w:val="0"/>
              <w:marRight w:val="0"/>
              <w:marTop w:val="0"/>
              <w:marBottom w:val="0"/>
              <w:divBdr>
                <w:top w:val="none" w:sz="0" w:space="0" w:color="auto"/>
                <w:left w:val="none" w:sz="0" w:space="0" w:color="auto"/>
                <w:bottom w:val="none" w:sz="0" w:space="0" w:color="auto"/>
                <w:right w:val="none" w:sz="0" w:space="0" w:color="auto"/>
              </w:divBdr>
            </w:div>
            <w:div w:id="1726296391">
              <w:marLeft w:val="0"/>
              <w:marRight w:val="0"/>
              <w:marTop w:val="0"/>
              <w:marBottom w:val="0"/>
              <w:divBdr>
                <w:top w:val="none" w:sz="0" w:space="0" w:color="auto"/>
                <w:left w:val="none" w:sz="0" w:space="0" w:color="auto"/>
                <w:bottom w:val="none" w:sz="0" w:space="0" w:color="auto"/>
                <w:right w:val="none" w:sz="0" w:space="0" w:color="auto"/>
              </w:divBdr>
            </w:div>
            <w:div w:id="2100329579">
              <w:marLeft w:val="0"/>
              <w:marRight w:val="0"/>
              <w:marTop w:val="0"/>
              <w:marBottom w:val="0"/>
              <w:divBdr>
                <w:top w:val="none" w:sz="0" w:space="0" w:color="auto"/>
                <w:left w:val="none" w:sz="0" w:space="0" w:color="auto"/>
                <w:bottom w:val="none" w:sz="0" w:space="0" w:color="auto"/>
                <w:right w:val="none" w:sz="0" w:space="0" w:color="auto"/>
              </w:divBdr>
            </w:div>
            <w:div w:id="119403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9857">
      <w:bodyDiv w:val="1"/>
      <w:marLeft w:val="0"/>
      <w:marRight w:val="0"/>
      <w:marTop w:val="0"/>
      <w:marBottom w:val="0"/>
      <w:divBdr>
        <w:top w:val="none" w:sz="0" w:space="0" w:color="auto"/>
        <w:left w:val="none" w:sz="0" w:space="0" w:color="auto"/>
        <w:bottom w:val="none" w:sz="0" w:space="0" w:color="auto"/>
        <w:right w:val="none" w:sz="0" w:space="0" w:color="auto"/>
      </w:divBdr>
    </w:div>
    <w:div w:id="1738088367">
      <w:bodyDiv w:val="1"/>
      <w:marLeft w:val="0"/>
      <w:marRight w:val="0"/>
      <w:marTop w:val="0"/>
      <w:marBottom w:val="0"/>
      <w:divBdr>
        <w:top w:val="none" w:sz="0" w:space="0" w:color="auto"/>
        <w:left w:val="none" w:sz="0" w:space="0" w:color="auto"/>
        <w:bottom w:val="none" w:sz="0" w:space="0" w:color="auto"/>
        <w:right w:val="none" w:sz="0" w:space="0" w:color="auto"/>
      </w:divBdr>
    </w:div>
    <w:div w:id="1741975723">
      <w:bodyDiv w:val="1"/>
      <w:marLeft w:val="0"/>
      <w:marRight w:val="0"/>
      <w:marTop w:val="0"/>
      <w:marBottom w:val="0"/>
      <w:divBdr>
        <w:top w:val="none" w:sz="0" w:space="0" w:color="auto"/>
        <w:left w:val="none" w:sz="0" w:space="0" w:color="auto"/>
        <w:bottom w:val="none" w:sz="0" w:space="0" w:color="auto"/>
        <w:right w:val="none" w:sz="0" w:space="0" w:color="auto"/>
      </w:divBdr>
    </w:div>
    <w:div w:id="1743485840">
      <w:bodyDiv w:val="1"/>
      <w:marLeft w:val="0"/>
      <w:marRight w:val="0"/>
      <w:marTop w:val="0"/>
      <w:marBottom w:val="0"/>
      <w:divBdr>
        <w:top w:val="none" w:sz="0" w:space="0" w:color="auto"/>
        <w:left w:val="none" w:sz="0" w:space="0" w:color="auto"/>
        <w:bottom w:val="none" w:sz="0" w:space="0" w:color="auto"/>
        <w:right w:val="none" w:sz="0" w:space="0" w:color="auto"/>
      </w:divBdr>
    </w:div>
    <w:div w:id="1749573499">
      <w:bodyDiv w:val="1"/>
      <w:marLeft w:val="0"/>
      <w:marRight w:val="0"/>
      <w:marTop w:val="0"/>
      <w:marBottom w:val="0"/>
      <w:divBdr>
        <w:top w:val="none" w:sz="0" w:space="0" w:color="auto"/>
        <w:left w:val="none" w:sz="0" w:space="0" w:color="auto"/>
        <w:bottom w:val="none" w:sz="0" w:space="0" w:color="auto"/>
        <w:right w:val="none" w:sz="0" w:space="0" w:color="auto"/>
      </w:divBdr>
    </w:div>
    <w:div w:id="1750225271">
      <w:bodyDiv w:val="1"/>
      <w:marLeft w:val="0"/>
      <w:marRight w:val="0"/>
      <w:marTop w:val="0"/>
      <w:marBottom w:val="0"/>
      <w:divBdr>
        <w:top w:val="none" w:sz="0" w:space="0" w:color="auto"/>
        <w:left w:val="none" w:sz="0" w:space="0" w:color="auto"/>
        <w:bottom w:val="none" w:sz="0" w:space="0" w:color="auto"/>
        <w:right w:val="none" w:sz="0" w:space="0" w:color="auto"/>
      </w:divBdr>
    </w:div>
    <w:div w:id="1751270304">
      <w:bodyDiv w:val="1"/>
      <w:marLeft w:val="0"/>
      <w:marRight w:val="0"/>
      <w:marTop w:val="0"/>
      <w:marBottom w:val="0"/>
      <w:divBdr>
        <w:top w:val="none" w:sz="0" w:space="0" w:color="auto"/>
        <w:left w:val="none" w:sz="0" w:space="0" w:color="auto"/>
        <w:bottom w:val="none" w:sz="0" w:space="0" w:color="auto"/>
        <w:right w:val="none" w:sz="0" w:space="0" w:color="auto"/>
      </w:divBdr>
    </w:div>
    <w:div w:id="1752972513">
      <w:bodyDiv w:val="1"/>
      <w:marLeft w:val="0"/>
      <w:marRight w:val="0"/>
      <w:marTop w:val="0"/>
      <w:marBottom w:val="0"/>
      <w:divBdr>
        <w:top w:val="none" w:sz="0" w:space="0" w:color="auto"/>
        <w:left w:val="none" w:sz="0" w:space="0" w:color="auto"/>
        <w:bottom w:val="none" w:sz="0" w:space="0" w:color="auto"/>
        <w:right w:val="none" w:sz="0" w:space="0" w:color="auto"/>
      </w:divBdr>
    </w:div>
    <w:div w:id="1758791740">
      <w:bodyDiv w:val="1"/>
      <w:marLeft w:val="0"/>
      <w:marRight w:val="0"/>
      <w:marTop w:val="0"/>
      <w:marBottom w:val="0"/>
      <w:divBdr>
        <w:top w:val="none" w:sz="0" w:space="0" w:color="auto"/>
        <w:left w:val="none" w:sz="0" w:space="0" w:color="auto"/>
        <w:bottom w:val="none" w:sz="0" w:space="0" w:color="auto"/>
        <w:right w:val="none" w:sz="0" w:space="0" w:color="auto"/>
      </w:divBdr>
    </w:div>
    <w:div w:id="1760787999">
      <w:bodyDiv w:val="1"/>
      <w:marLeft w:val="0"/>
      <w:marRight w:val="0"/>
      <w:marTop w:val="0"/>
      <w:marBottom w:val="0"/>
      <w:divBdr>
        <w:top w:val="none" w:sz="0" w:space="0" w:color="auto"/>
        <w:left w:val="none" w:sz="0" w:space="0" w:color="auto"/>
        <w:bottom w:val="none" w:sz="0" w:space="0" w:color="auto"/>
        <w:right w:val="none" w:sz="0" w:space="0" w:color="auto"/>
      </w:divBdr>
    </w:div>
    <w:div w:id="1764910274">
      <w:bodyDiv w:val="1"/>
      <w:marLeft w:val="0"/>
      <w:marRight w:val="0"/>
      <w:marTop w:val="0"/>
      <w:marBottom w:val="0"/>
      <w:divBdr>
        <w:top w:val="none" w:sz="0" w:space="0" w:color="auto"/>
        <w:left w:val="none" w:sz="0" w:space="0" w:color="auto"/>
        <w:bottom w:val="none" w:sz="0" w:space="0" w:color="auto"/>
        <w:right w:val="none" w:sz="0" w:space="0" w:color="auto"/>
      </w:divBdr>
    </w:div>
    <w:div w:id="1768427479">
      <w:bodyDiv w:val="1"/>
      <w:marLeft w:val="0"/>
      <w:marRight w:val="0"/>
      <w:marTop w:val="0"/>
      <w:marBottom w:val="0"/>
      <w:divBdr>
        <w:top w:val="none" w:sz="0" w:space="0" w:color="auto"/>
        <w:left w:val="none" w:sz="0" w:space="0" w:color="auto"/>
        <w:bottom w:val="none" w:sz="0" w:space="0" w:color="auto"/>
        <w:right w:val="none" w:sz="0" w:space="0" w:color="auto"/>
      </w:divBdr>
    </w:div>
    <w:div w:id="1772045045">
      <w:bodyDiv w:val="1"/>
      <w:marLeft w:val="0"/>
      <w:marRight w:val="0"/>
      <w:marTop w:val="0"/>
      <w:marBottom w:val="0"/>
      <w:divBdr>
        <w:top w:val="none" w:sz="0" w:space="0" w:color="auto"/>
        <w:left w:val="none" w:sz="0" w:space="0" w:color="auto"/>
        <w:bottom w:val="none" w:sz="0" w:space="0" w:color="auto"/>
        <w:right w:val="none" w:sz="0" w:space="0" w:color="auto"/>
      </w:divBdr>
    </w:div>
    <w:div w:id="1773276767">
      <w:bodyDiv w:val="1"/>
      <w:marLeft w:val="0"/>
      <w:marRight w:val="0"/>
      <w:marTop w:val="0"/>
      <w:marBottom w:val="0"/>
      <w:divBdr>
        <w:top w:val="none" w:sz="0" w:space="0" w:color="auto"/>
        <w:left w:val="none" w:sz="0" w:space="0" w:color="auto"/>
        <w:bottom w:val="none" w:sz="0" w:space="0" w:color="auto"/>
        <w:right w:val="none" w:sz="0" w:space="0" w:color="auto"/>
      </w:divBdr>
    </w:div>
    <w:div w:id="1781532749">
      <w:bodyDiv w:val="1"/>
      <w:marLeft w:val="0"/>
      <w:marRight w:val="0"/>
      <w:marTop w:val="0"/>
      <w:marBottom w:val="0"/>
      <w:divBdr>
        <w:top w:val="none" w:sz="0" w:space="0" w:color="auto"/>
        <w:left w:val="none" w:sz="0" w:space="0" w:color="auto"/>
        <w:bottom w:val="none" w:sz="0" w:space="0" w:color="auto"/>
        <w:right w:val="none" w:sz="0" w:space="0" w:color="auto"/>
      </w:divBdr>
    </w:div>
    <w:div w:id="1783761468">
      <w:bodyDiv w:val="1"/>
      <w:marLeft w:val="0"/>
      <w:marRight w:val="0"/>
      <w:marTop w:val="0"/>
      <w:marBottom w:val="0"/>
      <w:divBdr>
        <w:top w:val="none" w:sz="0" w:space="0" w:color="auto"/>
        <w:left w:val="none" w:sz="0" w:space="0" w:color="auto"/>
        <w:bottom w:val="none" w:sz="0" w:space="0" w:color="auto"/>
        <w:right w:val="none" w:sz="0" w:space="0" w:color="auto"/>
      </w:divBdr>
    </w:div>
    <w:div w:id="1795363358">
      <w:bodyDiv w:val="1"/>
      <w:marLeft w:val="0"/>
      <w:marRight w:val="0"/>
      <w:marTop w:val="0"/>
      <w:marBottom w:val="0"/>
      <w:divBdr>
        <w:top w:val="none" w:sz="0" w:space="0" w:color="auto"/>
        <w:left w:val="none" w:sz="0" w:space="0" w:color="auto"/>
        <w:bottom w:val="none" w:sz="0" w:space="0" w:color="auto"/>
        <w:right w:val="none" w:sz="0" w:space="0" w:color="auto"/>
      </w:divBdr>
    </w:div>
    <w:div w:id="1795825945">
      <w:bodyDiv w:val="1"/>
      <w:marLeft w:val="0"/>
      <w:marRight w:val="0"/>
      <w:marTop w:val="0"/>
      <w:marBottom w:val="0"/>
      <w:divBdr>
        <w:top w:val="none" w:sz="0" w:space="0" w:color="auto"/>
        <w:left w:val="none" w:sz="0" w:space="0" w:color="auto"/>
        <w:bottom w:val="none" w:sz="0" w:space="0" w:color="auto"/>
        <w:right w:val="none" w:sz="0" w:space="0" w:color="auto"/>
      </w:divBdr>
    </w:div>
    <w:div w:id="1799912807">
      <w:bodyDiv w:val="1"/>
      <w:marLeft w:val="0"/>
      <w:marRight w:val="0"/>
      <w:marTop w:val="0"/>
      <w:marBottom w:val="0"/>
      <w:divBdr>
        <w:top w:val="none" w:sz="0" w:space="0" w:color="auto"/>
        <w:left w:val="none" w:sz="0" w:space="0" w:color="auto"/>
        <w:bottom w:val="none" w:sz="0" w:space="0" w:color="auto"/>
        <w:right w:val="none" w:sz="0" w:space="0" w:color="auto"/>
      </w:divBdr>
    </w:div>
    <w:div w:id="1800687328">
      <w:bodyDiv w:val="1"/>
      <w:marLeft w:val="0"/>
      <w:marRight w:val="0"/>
      <w:marTop w:val="0"/>
      <w:marBottom w:val="0"/>
      <w:divBdr>
        <w:top w:val="none" w:sz="0" w:space="0" w:color="auto"/>
        <w:left w:val="none" w:sz="0" w:space="0" w:color="auto"/>
        <w:bottom w:val="none" w:sz="0" w:space="0" w:color="auto"/>
        <w:right w:val="none" w:sz="0" w:space="0" w:color="auto"/>
      </w:divBdr>
    </w:div>
    <w:div w:id="1801798524">
      <w:bodyDiv w:val="1"/>
      <w:marLeft w:val="0"/>
      <w:marRight w:val="0"/>
      <w:marTop w:val="0"/>
      <w:marBottom w:val="0"/>
      <w:divBdr>
        <w:top w:val="none" w:sz="0" w:space="0" w:color="auto"/>
        <w:left w:val="none" w:sz="0" w:space="0" w:color="auto"/>
        <w:bottom w:val="none" w:sz="0" w:space="0" w:color="auto"/>
        <w:right w:val="none" w:sz="0" w:space="0" w:color="auto"/>
      </w:divBdr>
    </w:div>
    <w:div w:id="1804425885">
      <w:bodyDiv w:val="1"/>
      <w:marLeft w:val="0"/>
      <w:marRight w:val="0"/>
      <w:marTop w:val="0"/>
      <w:marBottom w:val="0"/>
      <w:divBdr>
        <w:top w:val="none" w:sz="0" w:space="0" w:color="auto"/>
        <w:left w:val="none" w:sz="0" w:space="0" w:color="auto"/>
        <w:bottom w:val="none" w:sz="0" w:space="0" w:color="auto"/>
        <w:right w:val="none" w:sz="0" w:space="0" w:color="auto"/>
      </w:divBdr>
    </w:div>
    <w:div w:id="1805391050">
      <w:bodyDiv w:val="1"/>
      <w:marLeft w:val="0"/>
      <w:marRight w:val="0"/>
      <w:marTop w:val="0"/>
      <w:marBottom w:val="0"/>
      <w:divBdr>
        <w:top w:val="none" w:sz="0" w:space="0" w:color="auto"/>
        <w:left w:val="none" w:sz="0" w:space="0" w:color="auto"/>
        <w:bottom w:val="none" w:sz="0" w:space="0" w:color="auto"/>
        <w:right w:val="none" w:sz="0" w:space="0" w:color="auto"/>
      </w:divBdr>
    </w:div>
    <w:div w:id="1806773849">
      <w:bodyDiv w:val="1"/>
      <w:marLeft w:val="0"/>
      <w:marRight w:val="0"/>
      <w:marTop w:val="0"/>
      <w:marBottom w:val="0"/>
      <w:divBdr>
        <w:top w:val="none" w:sz="0" w:space="0" w:color="auto"/>
        <w:left w:val="none" w:sz="0" w:space="0" w:color="auto"/>
        <w:bottom w:val="none" w:sz="0" w:space="0" w:color="auto"/>
        <w:right w:val="none" w:sz="0" w:space="0" w:color="auto"/>
      </w:divBdr>
    </w:div>
    <w:div w:id="1812479561">
      <w:bodyDiv w:val="1"/>
      <w:marLeft w:val="0"/>
      <w:marRight w:val="0"/>
      <w:marTop w:val="0"/>
      <w:marBottom w:val="0"/>
      <w:divBdr>
        <w:top w:val="none" w:sz="0" w:space="0" w:color="auto"/>
        <w:left w:val="none" w:sz="0" w:space="0" w:color="auto"/>
        <w:bottom w:val="none" w:sz="0" w:space="0" w:color="auto"/>
        <w:right w:val="none" w:sz="0" w:space="0" w:color="auto"/>
      </w:divBdr>
    </w:div>
    <w:div w:id="1813326805">
      <w:bodyDiv w:val="1"/>
      <w:marLeft w:val="0"/>
      <w:marRight w:val="0"/>
      <w:marTop w:val="0"/>
      <w:marBottom w:val="0"/>
      <w:divBdr>
        <w:top w:val="none" w:sz="0" w:space="0" w:color="auto"/>
        <w:left w:val="none" w:sz="0" w:space="0" w:color="auto"/>
        <w:bottom w:val="none" w:sz="0" w:space="0" w:color="auto"/>
        <w:right w:val="none" w:sz="0" w:space="0" w:color="auto"/>
      </w:divBdr>
    </w:div>
    <w:div w:id="1814834932">
      <w:bodyDiv w:val="1"/>
      <w:marLeft w:val="0"/>
      <w:marRight w:val="0"/>
      <w:marTop w:val="0"/>
      <w:marBottom w:val="0"/>
      <w:divBdr>
        <w:top w:val="none" w:sz="0" w:space="0" w:color="auto"/>
        <w:left w:val="none" w:sz="0" w:space="0" w:color="auto"/>
        <w:bottom w:val="none" w:sz="0" w:space="0" w:color="auto"/>
        <w:right w:val="none" w:sz="0" w:space="0" w:color="auto"/>
      </w:divBdr>
    </w:div>
    <w:div w:id="1816219536">
      <w:bodyDiv w:val="1"/>
      <w:marLeft w:val="0"/>
      <w:marRight w:val="0"/>
      <w:marTop w:val="0"/>
      <w:marBottom w:val="0"/>
      <w:divBdr>
        <w:top w:val="none" w:sz="0" w:space="0" w:color="auto"/>
        <w:left w:val="none" w:sz="0" w:space="0" w:color="auto"/>
        <w:bottom w:val="none" w:sz="0" w:space="0" w:color="auto"/>
        <w:right w:val="none" w:sz="0" w:space="0" w:color="auto"/>
      </w:divBdr>
    </w:div>
    <w:div w:id="1816675426">
      <w:bodyDiv w:val="1"/>
      <w:marLeft w:val="0"/>
      <w:marRight w:val="0"/>
      <w:marTop w:val="0"/>
      <w:marBottom w:val="0"/>
      <w:divBdr>
        <w:top w:val="none" w:sz="0" w:space="0" w:color="auto"/>
        <w:left w:val="none" w:sz="0" w:space="0" w:color="auto"/>
        <w:bottom w:val="none" w:sz="0" w:space="0" w:color="auto"/>
        <w:right w:val="none" w:sz="0" w:space="0" w:color="auto"/>
      </w:divBdr>
    </w:div>
    <w:div w:id="1816872288">
      <w:bodyDiv w:val="1"/>
      <w:marLeft w:val="0"/>
      <w:marRight w:val="0"/>
      <w:marTop w:val="0"/>
      <w:marBottom w:val="0"/>
      <w:divBdr>
        <w:top w:val="none" w:sz="0" w:space="0" w:color="auto"/>
        <w:left w:val="none" w:sz="0" w:space="0" w:color="auto"/>
        <w:bottom w:val="none" w:sz="0" w:space="0" w:color="auto"/>
        <w:right w:val="none" w:sz="0" w:space="0" w:color="auto"/>
      </w:divBdr>
    </w:div>
    <w:div w:id="1817184581">
      <w:bodyDiv w:val="1"/>
      <w:marLeft w:val="0"/>
      <w:marRight w:val="0"/>
      <w:marTop w:val="0"/>
      <w:marBottom w:val="0"/>
      <w:divBdr>
        <w:top w:val="none" w:sz="0" w:space="0" w:color="auto"/>
        <w:left w:val="none" w:sz="0" w:space="0" w:color="auto"/>
        <w:bottom w:val="none" w:sz="0" w:space="0" w:color="auto"/>
        <w:right w:val="none" w:sz="0" w:space="0" w:color="auto"/>
      </w:divBdr>
    </w:div>
    <w:div w:id="1822230046">
      <w:bodyDiv w:val="1"/>
      <w:marLeft w:val="0"/>
      <w:marRight w:val="0"/>
      <w:marTop w:val="0"/>
      <w:marBottom w:val="0"/>
      <w:divBdr>
        <w:top w:val="none" w:sz="0" w:space="0" w:color="auto"/>
        <w:left w:val="none" w:sz="0" w:space="0" w:color="auto"/>
        <w:bottom w:val="none" w:sz="0" w:space="0" w:color="auto"/>
        <w:right w:val="none" w:sz="0" w:space="0" w:color="auto"/>
      </w:divBdr>
    </w:div>
    <w:div w:id="1822501031">
      <w:bodyDiv w:val="1"/>
      <w:marLeft w:val="0"/>
      <w:marRight w:val="0"/>
      <w:marTop w:val="0"/>
      <w:marBottom w:val="0"/>
      <w:divBdr>
        <w:top w:val="none" w:sz="0" w:space="0" w:color="auto"/>
        <w:left w:val="none" w:sz="0" w:space="0" w:color="auto"/>
        <w:bottom w:val="none" w:sz="0" w:space="0" w:color="auto"/>
        <w:right w:val="none" w:sz="0" w:space="0" w:color="auto"/>
      </w:divBdr>
    </w:div>
    <w:div w:id="1822844939">
      <w:bodyDiv w:val="1"/>
      <w:marLeft w:val="0"/>
      <w:marRight w:val="0"/>
      <w:marTop w:val="0"/>
      <w:marBottom w:val="0"/>
      <w:divBdr>
        <w:top w:val="none" w:sz="0" w:space="0" w:color="auto"/>
        <w:left w:val="none" w:sz="0" w:space="0" w:color="auto"/>
        <w:bottom w:val="none" w:sz="0" w:space="0" w:color="auto"/>
        <w:right w:val="none" w:sz="0" w:space="0" w:color="auto"/>
      </w:divBdr>
    </w:div>
    <w:div w:id="1823112125">
      <w:bodyDiv w:val="1"/>
      <w:marLeft w:val="0"/>
      <w:marRight w:val="0"/>
      <w:marTop w:val="0"/>
      <w:marBottom w:val="0"/>
      <w:divBdr>
        <w:top w:val="none" w:sz="0" w:space="0" w:color="auto"/>
        <w:left w:val="none" w:sz="0" w:space="0" w:color="auto"/>
        <w:bottom w:val="none" w:sz="0" w:space="0" w:color="auto"/>
        <w:right w:val="none" w:sz="0" w:space="0" w:color="auto"/>
      </w:divBdr>
    </w:div>
    <w:div w:id="1824858045">
      <w:bodyDiv w:val="1"/>
      <w:marLeft w:val="0"/>
      <w:marRight w:val="0"/>
      <w:marTop w:val="0"/>
      <w:marBottom w:val="0"/>
      <w:divBdr>
        <w:top w:val="none" w:sz="0" w:space="0" w:color="auto"/>
        <w:left w:val="none" w:sz="0" w:space="0" w:color="auto"/>
        <w:bottom w:val="none" w:sz="0" w:space="0" w:color="auto"/>
        <w:right w:val="none" w:sz="0" w:space="0" w:color="auto"/>
      </w:divBdr>
    </w:div>
    <w:div w:id="1829320212">
      <w:bodyDiv w:val="1"/>
      <w:marLeft w:val="0"/>
      <w:marRight w:val="0"/>
      <w:marTop w:val="0"/>
      <w:marBottom w:val="0"/>
      <w:divBdr>
        <w:top w:val="none" w:sz="0" w:space="0" w:color="auto"/>
        <w:left w:val="none" w:sz="0" w:space="0" w:color="auto"/>
        <w:bottom w:val="none" w:sz="0" w:space="0" w:color="auto"/>
        <w:right w:val="none" w:sz="0" w:space="0" w:color="auto"/>
      </w:divBdr>
    </w:div>
    <w:div w:id="1831093188">
      <w:bodyDiv w:val="1"/>
      <w:marLeft w:val="0"/>
      <w:marRight w:val="0"/>
      <w:marTop w:val="0"/>
      <w:marBottom w:val="0"/>
      <w:divBdr>
        <w:top w:val="none" w:sz="0" w:space="0" w:color="auto"/>
        <w:left w:val="none" w:sz="0" w:space="0" w:color="auto"/>
        <w:bottom w:val="none" w:sz="0" w:space="0" w:color="auto"/>
        <w:right w:val="none" w:sz="0" w:space="0" w:color="auto"/>
      </w:divBdr>
    </w:div>
    <w:div w:id="1832481924">
      <w:bodyDiv w:val="1"/>
      <w:marLeft w:val="0"/>
      <w:marRight w:val="0"/>
      <w:marTop w:val="0"/>
      <w:marBottom w:val="0"/>
      <w:divBdr>
        <w:top w:val="none" w:sz="0" w:space="0" w:color="auto"/>
        <w:left w:val="none" w:sz="0" w:space="0" w:color="auto"/>
        <w:bottom w:val="none" w:sz="0" w:space="0" w:color="auto"/>
        <w:right w:val="none" w:sz="0" w:space="0" w:color="auto"/>
      </w:divBdr>
    </w:div>
    <w:div w:id="1835803725">
      <w:bodyDiv w:val="1"/>
      <w:marLeft w:val="0"/>
      <w:marRight w:val="0"/>
      <w:marTop w:val="0"/>
      <w:marBottom w:val="0"/>
      <w:divBdr>
        <w:top w:val="none" w:sz="0" w:space="0" w:color="auto"/>
        <w:left w:val="none" w:sz="0" w:space="0" w:color="auto"/>
        <w:bottom w:val="none" w:sz="0" w:space="0" w:color="auto"/>
        <w:right w:val="none" w:sz="0" w:space="0" w:color="auto"/>
      </w:divBdr>
    </w:div>
    <w:div w:id="1837651290">
      <w:bodyDiv w:val="1"/>
      <w:marLeft w:val="0"/>
      <w:marRight w:val="0"/>
      <w:marTop w:val="0"/>
      <w:marBottom w:val="0"/>
      <w:divBdr>
        <w:top w:val="none" w:sz="0" w:space="0" w:color="auto"/>
        <w:left w:val="none" w:sz="0" w:space="0" w:color="auto"/>
        <w:bottom w:val="none" w:sz="0" w:space="0" w:color="auto"/>
        <w:right w:val="none" w:sz="0" w:space="0" w:color="auto"/>
      </w:divBdr>
    </w:div>
    <w:div w:id="1853643815">
      <w:bodyDiv w:val="1"/>
      <w:marLeft w:val="0"/>
      <w:marRight w:val="0"/>
      <w:marTop w:val="0"/>
      <w:marBottom w:val="0"/>
      <w:divBdr>
        <w:top w:val="none" w:sz="0" w:space="0" w:color="auto"/>
        <w:left w:val="none" w:sz="0" w:space="0" w:color="auto"/>
        <w:bottom w:val="none" w:sz="0" w:space="0" w:color="auto"/>
        <w:right w:val="none" w:sz="0" w:space="0" w:color="auto"/>
      </w:divBdr>
    </w:div>
    <w:div w:id="1855682027">
      <w:bodyDiv w:val="1"/>
      <w:marLeft w:val="0"/>
      <w:marRight w:val="0"/>
      <w:marTop w:val="0"/>
      <w:marBottom w:val="0"/>
      <w:divBdr>
        <w:top w:val="none" w:sz="0" w:space="0" w:color="auto"/>
        <w:left w:val="none" w:sz="0" w:space="0" w:color="auto"/>
        <w:bottom w:val="none" w:sz="0" w:space="0" w:color="auto"/>
        <w:right w:val="none" w:sz="0" w:space="0" w:color="auto"/>
      </w:divBdr>
    </w:div>
    <w:div w:id="1859462704">
      <w:bodyDiv w:val="1"/>
      <w:marLeft w:val="0"/>
      <w:marRight w:val="0"/>
      <w:marTop w:val="0"/>
      <w:marBottom w:val="0"/>
      <w:divBdr>
        <w:top w:val="none" w:sz="0" w:space="0" w:color="auto"/>
        <w:left w:val="none" w:sz="0" w:space="0" w:color="auto"/>
        <w:bottom w:val="none" w:sz="0" w:space="0" w:color="auto"/>
        <w:right w:val="none" w:sz="0" w:space="0" w:color="auto"/>
      </w:divBdr>
    </w:div>
    <w:div w:id="1861360512">
      <w:bodyDiv w:val="1"/>
      <w:marLeft w:val="0"/>
      <w:marRight w:val="0"/>
      <w:marTop w:val="0"/>
      <w:marBottom w:val="0"/>
      <w:divBdr>
        <w:top w:val="none" w:sz="0" w:space="0" w:color="auto"/>
        <w:left w:val="none" w:sz="0" w:space="0" w:color="auto"/>
        <w:bottom w:val="none" w:sz="0" w:space="0" w:color="auto"/>
        <w:right w:val="none" w:sz="0" w:space="0" w:color="auto"/>
      </w:divBdr>
    </w:div>
    <w:div w:id="1862814777">
      <w:bodyDiv w:val="1"/>
      <w:marLeft w:val="0"/>
      <w:marRight w:val="0"/>
      <w:marTop w:val="0"/>
      <w:marBottom w:val="0"/>
      <w:divBdr>
        <w:top w:val="none" w:sz="0" w:space="0" w:color="auto"/>
        <w:left w:val="none" w:sz="0" w:space="0" w:color="auto"/>
        <w:bottom w:val="none" w:sz="0" w:space="0" w:color="auto"/>
        <w:right w:val="none" w:sz="0" w:space="0" w:color="auto"/>
      </w:divBdr>
    </w:div>
    <w:div w:id="1864318495">
      <w:bodyDiv w:val="1"/>
      <w:marLeft w:val="0"/>
      <w:marRight w:val="0"/>
      <w:marTop w:val="0"/>
      <w:marBottom w:val="0"/>
      <w:divBdr>
        <w:top w:val="none" w:sz="0" w:space="0" w:color="auto"/>
        <w:left w:val="none" w:sz="0" w:space="0" w:color="auto"/>
        <w:bottom w:val="none" w:sz="0" w:space="0" w:color="auto"/>
        <w:right w:val="none" w:sz="0" w:space="0" w:color="auto"/>
      </w:divBdr>
    </w:div>
    <w:div w:id="1864434619">
      <w:bodyDiv w:val="1"/>
      <w:marLeft w:val="0"/>
      <w:marRight w:val="0"/>
      <w:marTop w:val="0"/>
      <w:marBottom w:val="0"/>
      <w:divBdr>
        <w:top w:val="none" w:sz="0" w:space="0" w:color="auto"/>
        <w:left w:val="none" w:sz="0" w:space="0" w:color="auto"/>
        <w:bottom w:val="none" w:sz="0" w:space="0" w:color="auto"/>
        <w:right w:val="none" w:sz="0" w:space="0" w:color="auto"/>
      </w:divBdr>
    </w:div>
    <w:div w:id="1865942345">
      <w:bodyDiv w:val="1"/>
      <w:marLeft w:val="0"/>
      <w:marRight w:val="0"/>
      <w:marTop w:val="0"/>
      <w:marBottom w:val="0"/>
      <w:divBdr>
        <w:top w:val="none" w:sz="0" w:space="0" w:color="auto"/>
        <w:left w:val="none" w:sz="0" w:space="0" w:color="auto"/>
        <w:bottom w:val="none" w:sz="0" w:space="0" w:color="auto"/>
        <w:right w:val="none" w:sz="0" w:space="0" w:color="auto"/>
      </w:divBdr>
    </w:div>
    <w:div w:id="1868252596">
      <w:bodyDiv w:val="1"/>
      <w:marLeft w:val="0"/>
      <w:marRight w:val="0"/>
      <w:marTop w:val="0"/>
      <w:marBottom w:val="0"/>
      <w:divBdr>
        <w:top w:val="none" w:sz="0" w:space="0" w:color="auto"/>
        <w:left w:val="none" w:sz="0" w:space="0" w:color="auto"/>
        <w:bottom w:val="none" w:sz="0" w:space="0" w:color="auto"/>
        <w:right w:val="none" w:sz="0" w:space="0" w:color="auto"/>
      </w:divBdr>
    </w:div>
    <w:div w:id="1868832612">
      <w:bodyDiv w:val="1"/>
      <w:marLeft w:val="0"/>
      <w:marRight w:val="0"/>
      <w:marTop w:val="0"/>
      <w:marBottom w:val="0"/>
      <w:divBdr>
        <w:top w:val="none" w:sz="0" w:space="0" w:color="auto"/>
        <w:left w:val="none" w:sz="0" w:space="0" w:color="auto"/>
        <w:bottom w:val="none" w:sz="0" w:space="0" w:color="auto"/>
        <w:right w:val="none" w:sz="0" w:space="0" w:color="auto"/>
      </w:divBdr>
    </w:div>
    <w:div w:id="1871143686">
      <w:bodyDiv w:val="1"/>
      <w:marLeft w:val="0"/>
      <w:marRight w:val="0"/>
      <w:marTop w:val="0"/>
      <w:marBottom w:val="0"/>
      <w:divBdr>
        <w:top w:val="none" w:sz="0" w:space="0" w:color="auto"/>
        <w:left w:val="none" w:sz="0" w:space="0" w:color="auto"/>
        <w:bottom w:val="none" w:sz="0" w:space="0" w:color="auto"/>
        <w:right w:val="none" w:sz="0" w:space="0" w:color="auto"/>
      </w:divBdr>
    </w:div>
    <w:div w:id="1871261123">
      <w:bodyDiv w:val="1"/>
      <w:marLeft w:val="0"/>
      <w:marRight w:val="0"/>
      <w:marTop w:val="0"/>
      <w:marBottom w:val="0"/>
      <w:divBdr>
        <w:top w:val="none" w:sz="0" w:space="0" w:color="auto"/>
        <w:left w:val="none" w:sz="0" w:space="0" w:color="auto"/>
        <w:bottom w:val="none" w:sz="0" w:space="0" w:color="auto"/>
        <w:right w:val="none" w:sz="0" w:space="0" w:color="auto"/>
      </w:divBdr>
    </w:div>
    <w:div w:id="1871407614">
      <w:bodyDiv w:val="1"/>
      <w:marLeft w:val="0"/>
      <w:marRight w:val="0"/>
      <w:marTop w:val="0"/>
      <w:marBottom w:val="0"/>
      <w:divBdr>
        <w:top w:val="none" w:sz="0" w:space="0" w:color="auto"/>
        <w:left w:val="none" w:sz="0" w:space="0" w:color="auto"/>
        <w:bottom w:val="none" w:sz="0" w:space="0" w:color="auto"/>
        <w:right w:val="none" w:sz="0" w:space="0" w:color="auto"/>
      </w:divBdr>
    </w:div>
    <w:div w:id="1872570929">
      <w:bodyDiv w:val="1"/>
      <w:marLeft w:val="0"/>
      <w:marRight w:val="0"/>
      <w:marTop w:val="0"/>
      <w:marBottom w:val="0"/>
      <w:divBdr>
        <w:top w:val="none" w:sz="0" w:space="0" w:color="auto"/>
        <w:left w:val="none" w:sz="0" w:space="0" w:color="auto"/>
        <w:bottom w:val="none" w:sz="0" w:space="0" w:color="auto"/>
        <w:right w:val="none" w:sz="0" w:space="0" w:color="auto"/>
      </w:divBdr>
    </w:div>
    <w:div w:id="1873879053">
      <w:bodyDiv w:val="1"/>
      <w:marLeft w:val="0"/>
      <w:marRight w:val="0"/>
      <w:marTop w:val="0"/>
      <w:marBottom w:val="0"/>
      <w:divBdr>
        <w:top w:val="none" w:sz="0" w:space="0" w:color="auto"/>
        <w:left w:val="none" w:sz="0" w:space="0" w:color="auto"/>
        <w:bottom w:val="none" w:sz="0" w:space="0" w:color="auto"/>
        <w:right w:val="none" w:sz="0" w:space="0" w:color="auto"/>
      </w:divBdr>
    </w:div>
    <w:div w:id="1875649337">
      <w:bodyDiv w:val="1"/>
      <w:marLeft w:val="0"/>
      <w:marRight w:val="0"/>
      <w:marTop w:val="0"/>
      <w:marBottom w:val="0"/>
      <w:divBdr>
        <w:top w:val="none" w:sz="0" w:space="0" w:color="auto"/>
        <w:left w:val="none" w:sz="0" w:space="0" w:color="auto"/>
        <w:bottom w:val="none" w:sz="0" w:space="0" w:color="auto"/>
        <w:right w:val="none" w:sz="0" w:space="0" w:color="auto"/>
      </w:divBdr>
    </w:div>
    <w:div w:id="1875919373">
      <w:bodyDiv w:val="1"/>
      <w:marLeft w:val="0"/>
      <w:marRight w:val="0"/>
      <w:marTop w:val="0"/>
      <w:marBottom w:val="0"/>
      <w:divBdr>
        <w:top w:val="none" w:sz="0" w:space="0" w:color="auto"/>
        <w:left w:val="none" w:sz="0" w:space="0" w:color="auto"/>
        <w:bottom w:val="none" w:sz="0" w:space="0" w:color="auto"/>
        <w:right w:val="none" w:sz="0" w:space="0" w:color="auto"/>
      </w:divBdr>
    </w:div>
    <w:div w:id="1878078228">
      <w:bodyDiv w:val="1"/>
      <w:marLeft w:val="0"/>
      <w:marRight w:val="0"/>
      <w:marTop w:val="0"/>
      <w:marBottom w:val="0"/>
      <w:divBdr>
        <w:top w:val="none" w:sz="0" w:space="0" w:color="auto"/>
        <w:left w:val="none" w:sz="0" w:space="0" w:color="auto"/>
        <w:bottom w:val="none" w:sz="0" w:space="0" w:color="auto"/>
        <w:right w:val="none" w:sz="0" w:space="0" w:color="auto"/>
      </w:divBdr>
    </w:div>
    <w:div w:id="1879464209">
      <w:bodyDiv w:val="1"/>
      <w:marLeft w:val="0"/>
      <w:marRight w:val="0"/>
      <w:marTop w:val="0"/>
      <w:marBottom w:val="0"/>
      <w:divBdr>
        <w:top w:val="none" w:sz="0" w:space="0" w:color="auto"/>
        <w:left w:val="none" w:sz="0" w:space="0" w:color="auto"/>
        <w:bottom w:val="none" w:sz="0" w:space="0" w:color="auto"/>
        <w:right w:val="none" w:sz="0" w:space="0" w:color="auto"/>
      </w:divBdr>
    </w:div>
    <w:div w:id="1886063947">
      <w:bodyDiv w:val="1"/>
      <w:marLeft w:val="0"/>
      <w:marRight w:val="0"/>
      <w:marTop w:val="0"/>
      <w:marBottom w:val="0"/>
      <w:divBdr>
        <w:top w:val="none" w:sz="0" w:space="0" w:color="auto"/>
        <w:left w:val="none" w:sz="0" w:space="0" w:color="auto"/>
        <w:bottom w:val="none" w:sz="0" w:space="0" w:color="auto"/>
        <w:right w:val="none" w:sz="0" w:space="0" w:color="auto"/>
      </w:divBdr>
    </w:div>
    <w:div w:id="1887138713">
      <w:bodyDiv w:val="1"/>
      <w:marLeft w:val="0"/>
      <w:marRight w:val="0"/>
      <w:marTop w:val="0"/>
      <w:marBottom w:val="0"/>
      <w:divBdr>
        <w:top w:val="none" w:sz="0" w:space="0" w:color="auto"/>
        <w:left w:val="none" w:sz="0" w:space="0" w:color="auto"/>
        <w:bottom w:val="none" w:sz="0" w:space="0" w:color="auto"/>
        <w:right w:val="none" w:sz="0" w:space="0" w:color="auto"/>
      </w:divBdr>
    </w:div>
    <w:div w:id="1891257913">
      <w:bodyDiv w:val="1"/>
      <w:marLeft w:val="0"/>
      <w:marRight w:val="0"/>
      <w:marTop w:val="0"/>
      <w:marBottom w:val="0"/>
      <w:divBdr>
        <w:top w:val="none" w:sz="0" w:space="0" w:color="auto"/>
        <w:left w:val="none" w:sz="0" w:space="0" w:color="auto"/>
        <w:bottom w:val="none" w:sz="0" w:space="0" w:color="auto"/>
        <w:right w:val="none" w:sz="0" w:space="0" w:color="auto"/>
      </w:divBdr>
    </w:div>
    <w:div w:id="1891303863">
      <w:bodyDiv w:val="1"/>
      <w:marLeft w:val="0"/>
      <w:marRight w:val="0"/>
      <w:marTop w:val="0"/>
      <w:marBottom w:val="0"/>
      <w:divBdr>
        <w:top w:val="none" w:sz="0" w:space="0" w:color="auto"/>
        <w:left w:val="none" w:sz="0" w:space="0" w:color="auto"/>
        <w:bottom w:val="none" w:sz="0" w:space="0" w:color="auto"/>
        <w:right w:val="none" w:sz="0" w:space="0" w:color="auto"/>
      </w:divBdr>
    </w:div>
    <w:div w:id="1891768723">
      <w:bodyDiv w:val="1"/>
      <w:marLeft w:val="0"/>
      <w:marRight w:val="0"/>
      <w:marTop w:val="0"/>
      <w:marBottom w:val="0"/>
      <w:divBdr>
        <w:top w:val="none" w:sz="0" w:space="0" w:color="auto"/>
        <w:left w:val="none" w:sz="0" w:space="0" w:color="auto"/>
        <w:bottom w:val="none" w:sz="0" w:space="0" w:color="auto"/>
        <w:right w:val="none" w:sz="0" w:space="0" w:color="auto"/>
      </w:divBdr>
    </w:div>
    <w:div w:id="1893273993">
      <w:bodyDiv w:val="1"/>
      <w:marLeft w:val="0"/>
      <w:marRight w:val="0"/>
      <w:marTop w:val="0"/>
      <w:marBottom w:val="0"/>
      <w:divBdr>
        <w:top w:val="none" w:sz="0" w:space="0" w:color="auto"/>
        <w:left w:val="none" w:sz="0" w:space="0" w:color="auto"/>
        <w:bottom w:val="none" w:sz="0" w:space="0" w:color="auto"/>
        <w:right w:val="none" w:sz="0" w:space="0" w:color="auto"/>
      </w:divBdr>
    </w:div>
    <w:div w:id="1895577598">
      <w:bodyDiv w:val="1"/>
      <w:marLeft w:val="0"/>
      <w:marRight w:val="0"/>
      <w:marTop w:val="0"/>
      <w:marBottom w:val="0"/>
      <w:divBdr>
        <w:top w:val="none" w:sz="0" w:space="0" w:color="auto"/>
        <w:left w:val="none" w:sz="0" w:space="0" w:color="auto"/>
        <w:bottom w:val="none" w:sz="0" w:space="0" w:color="auto"/>
        <w:right w:val="none" w:sz="0" w:space="0" w:color="auto"/>
      </w:divBdr>
    </w:div>
    <w:div w:id="1897817403">
      <w:bodyDiv w:val="1"/>
      <w:marLeft w:val="0"/>
      <w:marRight w:val="0"/>
      <w:marTop w:val="0"/>
      <w:marBottom w:val="0"/>
      <w:divBdr>
        <w:top w:val="none" w:sz="0" w:space="0" w:color="auto"/>
        <w:left w:val="none" w:sz="0" w:space="0" w:color="auto"/>
        <w:bottom w:val="none" w:sz="0" w:space="0" w:color="auto"/>
        <w:right w:val="none" w:sz="0" w:space="0" w:color="auto"/>
      </w:divBdr>
    </w:div>
    <w:div w:id="1900553101">
      <w:bodyDiv w:val="1"/>
      <w:marLeft w:val="0"/>
      <w:marRight w:val="0"/>
      <w:marTop w:val="0"/>
      <w:marBottom w:val="0"/>
      <w:divBdr>
        <w:top w:val="none" w:sz="0" w:space="0" w:color="auto"/>
        <w:left w:val="none" w:sz="0" w:space="0" w:color="auto"/>
        <w:bottom w:val="none" w:sz="0" w:space="0" w:color="auto"/>
        <w:right w:val="none" w:sz="0" w:space="0" w:color="auto"/>
      </w:divBdr>
    </w:div>
    <w:div w:id="1902521132">
      <w:bodyDiv w:val="1"/>
      <w:marLeft w:val="0"/>
      <w:marRight w:val="0"/>
      <w:marTop w:val="0"/>
      <w:marBottom w:val="0"/>
      <w:divBdr>
        <w:top w:val="none" w:sz="0" w:space="0" w:color="auto"/>
        <w:left w:val="none" w:sz="0" w:space="0" w:color="auto"/>
        <w:bottom w:val="none" w:sz="0" w:space="0" w:color="auto"/>
        <w:right w:val="none" w:sz="0" w:space="0" w:color="auto"/>
      </w:divBdr>
    </w:div>
    <w:div w:id="1904638601">
      <w:bodyDiv w:val="1"/>
      <w:marLeft w:val="0"/>
      <w:marRight w:val="0"/>
      <w:marTop w:val="0"/>
      <w:marBottom w:val="0"/>
      <w:divBdr>
        <w:top w:val="none" w:sz="0" w:space="0" w:color="auto"/>
        <w:left w:val="none" w:sz="0" w:space="0" w:color="auto"/>
        <w:bottom w:val="none" w:sz="0" w:space="0" w:color="auto"/>
        <w:right w:val="none" w:sz="0" w:space="0" w:color="auto"/>
      </w:divBdr>
    </w:div>
    <w:div w:id="1906137213">
      <w:bodyDiv w:val="1"/>
      <w:marLeft w:val="0"/>
      <w:marRight w:val="0"/>
      <w:marTop w:val="0"/>
      <w:marBottom w:val="0"/>
      <w:divBdr>
        <w:top w:val="none" w:sz="0" w:space="0" w:color="auto"/>
        <w:left w:val="none" w:sz="0" w:space="0" w:color="auto"/>
        <w:bottom w:val="none" w:sz="0" w:space="0" w:color="auto"/>
        <w:right w:val="none" w:sz="0" w:space="0" w:color="auto"/>
      </w:divBdr>
    </w:div>
    <w:div w:id="1912156617">
      <w:bodyDiv w:val="1"/>
      <w:marLeft w:val="0"/>
      <w:marRight w:val="0"/>
      <w:marTop w:val="0"/>
      <w:marBottom w:val="0"/>
      <w:divBdr>
        <w:top w:val="none" w:sz="0" w:space="0" w:color="auto"/>
        <w:left w:val="none" w:sz="0" w:space="0" w:color="auto"/>
        <w:bottom w:val="none" w:sz="0" w:space="0" w:color="auto"/>
        <w:right w:val="none" w:sz="0" w:space="0" w:color="auto"/>
      </w:divBdr>
    </w:div>
    <w:div w:id="1913588217">
      <w:bodyDiv w:val="1"/>
      <w:marLeft w:val="0"/>
      <w:marRight w:val="0"/>
      <w:marTop w:val="0"/>
      <w:marBottom w:val="0"/>
      <w:divBdr>
        <w:top w:val="none" w:sz="0" w:space="0" w:color="auto"/>
        <w:left w:val="none" w:sz="0" w:space="0" w:color="auto"/>
        <w:bottom w:val="none" w:sz="0" w:space="0" w:color="auto"/>
        <w:right w:val="none" w:sz="0" w:space="0" w:color="auto"/>
      </w:divBdr>
    </w:div>
    <w:div w:id="1915578391">
      <w:bodyDiv w:val="1"/>
      <w:marLeft w:val="0"/>
      <w:marRight w:val="0"/>
      <w:marTop w:val="0"/>
      <w:marBottom w:val="0"/>
      <w:divBdr>
        <w:top w:val="none" w:sz="0" w:space="0" w:color="auto"/>
        <w:left w:val="none" w:sz="0" w:space="0" w:color="auto"/>
        <w:bottom w:val="none" w:sz="0" w:space="0" w:color="auto"/>
        <w:right w:val="none" w:sz="0" w:space="0" w:color="auto"/>
      </w:divBdr>
    </w:div>
    <w:div w:id="1920364757">
      <w:bodyDiv w:val="1"/>
      <w:marLeft w:val="0"/>
      <w:marRight w:val="0"/>
      <w:marTop w:val="0"/>
      <w:marBottom w:val="0"/>
      <w:divBdr>
        <w:top w:val="none" w:sz="0" w:space="0" w:color="auto"/>
        <w:left w:val="none" w:sz="0" w:space="0" w:color="auto"/>
        <w:bottom w:val="none" w:sz="0" w:space="0" w:color="auto"/>
        <w:right w:val="none" w:sz="0" w:space="0" w:color="auto"/>
      </w:divBdr>
    </w:div>
    <w:div w:id="1925727367">
      <w:bodyDiv w:val="1"/>
      <w:marLeft w:val="0"/>
      <w:marRight w:val="0"/>
      <w:marTop w:val="0"/>
      <w:marBottom w:val="0"/>
      <w:divBdr>
        <w:top w:val="none" w:sz="0" w:space="0" w:color="auto"/>
        <w:left w:val="none" w:sz="0" w:space="0" w:color="auto"/>
        <w:bottom w:val="none" w:sz="0" w:space="0" w:color="auto"/>
        <w:right w:val="none" w:sz="0" w:space="0" w:color="auto"/>
      </w:divBdr>
    </w:div>
    <w:div w:id="1926649887">
      <w:bodyDiv w:val="1"/>
      <w:marLeft w:val="0"/>
      <w:marRight w:val="0"/>
      <w:marTop w:val="0"/>
      <w:marBottom w:val="0"/>
      <w:divBdr>
        <w:top w:val="none" w:sz="0" w:space="0" w:color="auto"/>
        <w:left w:val="none" w:sz="0" w:space="0" w:color="auto"/>
        <w:bottom w:val="none" w:sz="0" w:space="0" w:color="auto"/>
        <w:right w:val="none" w:sz="0" w:space="0" w:color="auto"/>
      </w:divBdr>
    </w:div>
    <w:div w:id="1928879888">
      <w:bodyDiv w:val="1"/>
      <w:marLeft w:val="0"/>
      <w:marRight w:val="0"/>
      <w:marTop w:val="0"/>
      <w:marBottom w:val="0"/>
      <w:divBdr>
        <w:top w:val="none" w:sz="0" w:space="0" w:color="auto"/>
        <w:left w:val="none" w:sz="0" w:space="0" w:color="auto"/>
        <w:bottom w:val="none" w:sz="0" w:space="0" w:color="auto"/>
        <w:right w:val="none" w:sz="0" w:space="0" w:color="auto"/>
      </w:divBdr>
    </w:div>
    <w:div w:id="1929924931">
      <w:bodyDiv w:val="1"/>
      <w:marLeft w:val="0"/>
      <w:marRight w:val="0"/>
      <w:marTop w:val="0"/>
      <w:marBottom w:val="0"/>
      <w:divBdr>
        <w:top w:val="none" w:sz="0" w:space="0" w:color="auto"/>
        <w:left w:val="none" w:sz="0" w:space="0" w:color="auto"/>
        <w:bottom w:val="none" w:sz="0" w:space="0" w:color="auto"/>
        <w:right w:val="none" w:sz="0" w:space="0" w:color="auto"/>
      </w:divBdr>
    </w:div>
    <w:div w:id="1931699382">
      <w:bodyDiv w:val="1"/>
      <w:marLeft w:val="0"/>
      <w:marRight w:val="0"/>
      <w:marTop w:val="0"/>
      <w:marBottom w:val="0"/>
      <w:divBdr>
        <w:top w:val="none" w:sz="0" w:space="0" w:color="auto"/>
        <w:left w:val="none" w:sz="0" w:space="0" w:color="auto"/>
        <w:bottom w:val="none" w:sz="0" w:space="0" w:color="auto"/>
        <w:right w:val="none" w:sz="0" w:space="0" w:color="auto"/>
      </w:divBdr>
    </w:div>
    <w:div w:id="1931742248">
      <w:bodyDiv w:val="1"/>
      <w:marLeft w:val="0"/>
      <w:marRight w:val="0"/>
      <w:marTop w:val="0"/>
      <w:marBottom w:val="0"/>
      <w:divBdr>
        <w:top w:val="none" w:sz="0" w:space="0" w:color="auto"/>
        <w:left w:val="none" w:sz="0" w:space="0" w:color="auto"/>
        <w:bottom w:val="none" w:sz="0" w:space="0" w:color="auto"/>
        <w:right w:val="none" w:sz="0" w:space="0" w:color="auto"/>
      </w:divBdr>
    </w:div>
    <w:div w:id="1932665659">
      <w:bodyDiv w:val="1"/>
      <w:marLeft w:val="0"/>
      <w:marRight w:val="0"/>
      <w:marTop w:val="0"/>
      <w:marBottom w:val="0"/>
      <w:divBdr>
        <w:top w:val="none" w:sz="0" w:space="0" w:color="auto"/>
        <w:left w:val="none" w:sz="0" w:space="0" w:color="auto"/>
        <w:bottom w:val="none" w:sz="0" w:space="0" w:color="auto"/>
        <w:right w:val="none" w:sz="0" w:space="0" w:color="auto"/>
      </w:divBdr>
    </w:div>
    <w:div w:id="1932855627">
      <w:bodyDiv w:val="1"/>
      <w:marLeft w:val="0"/>
      <w:marRight w:val="0"/>
      <w:marTop w:val="0"/>
      <w:marBottom w:val="0"/>
      <w:divBdr>
        <w:top w:val="none" w:sz="0" w:space="0" w:color="auto"/>
        <w:left w:val="none" w:sz="0" w:space="0" w:color="auto"/>
        <w:bottom w:val="none" w:sz="0" w:space="0" w:color="auto"/>
        <w:right w:val="none" w:sz="0" w:space="0" w:color="auto"/>
      </w:divBdr>
    </w:div>
    <w:div w:id="1937253589">
      <w:bodyDiv w:val="1"/>
      <w:marLeft w:val="0"/>
      <w:marRight w:val="0"/>
      <w:marTop w:val="0"/>
      <w:marBottom w:val="0"/>
      <w:divBdr>
        <w:top w:val="none" w:sz="0" w:space="0" w:color="auto"/>
        <w:left w:val="none" w:sz="0" w:space="0" w:color="auto"/>
        <w:bottom w:val="none" w:sz="0" w:space="0" w:color="auto"/>
        <w:right w:val="none" w:sz="0" w:space="0" w:color="auto"/>
      </w:divBdr>
    </w:div>
    <w:div w:id="1937906338">
      <w:bodyDiv w:val="1"/>
      <w:marLeft w:val="0"/>
      <w:marRight w:val="0"/>
      <w:marTop w:val="0"/>
      <w:marBottom w:val="0"/>
      <w:divBdr>
        <w:top w:val="none" w:sz="0" w:space="0" w:color="auto"/>
        <w:left w:val="none" w:sz="0" w:space="0" w:color="auto"/>
        <w:bottom w:val="none" w:sz="0" w:space="0" w:color="auto"/>
        <w:right w:val="none" w:sz="0" w:space="0" w:color="auto"/>
      </w:divBdr>
    </w:div>
    <w:div w:id="1938249645">
      <w:bodyDiv w:val="1"/>
      <w:marLeft w:val="0"/>
      <w:marRight w:val="0"/>
      <w:marTop w:val="0"/>
      <w:marBottom w:val="0"/>
      <w:divBdr>
        <w:top w:val="none" w:sz="0" w:space="0" w:color="auto"/>
        <w:left w:val="none" w:sz="0" w:space="0" w:color="auto"/>
        <w:bottom w:val="none" w:sz="0" w:space="0" w:color="auto"/>
        <w:right w:val="none" w:sz="0" w:space="0" w:color="auto"/>
      </w:divBdr>
    </w:div>
    <w:div w:id="1938558921">
      <w:bodyDiv w:val="1"/>
      <w:marLeft w:val="0"/>
      <w:marRight w:val="0"/>
      <w:marTop w:val="0"/>
      <w:marBottom w:val="0"/>
      <w:divBdr>
        <w:top w:val="none" w:sz="0" w:space="0" w:color="auto"/>
        <w:left w:val="none" w:sz="0" w:space="0" w:color="auto"/>
        <w:bottom w:val="none" w:sz="0" w:space="0" w:color="auto"/>
        <w:right w:val="none" w:sz="0" w:space="0" w:color="auto"/>
      </w:divBdr>
    </w:div>
    <w:div w:id="1941141399">
      <w:bodyDiv w:val="1"/>
      <w:marLeft w:val="0"/>
      <w:marRight w:val="0"/>
      <w:marTop w:val="0"/>
      <w:marBottom w:val="0"/>
      <w:divBdr>
        <w:top w:val="none" w:sz="0" w:space="0" w:color="auto"/>
        <w:left w:val="none" w:sz="0" w:space="0" w:color="auto"/>
        <w:bottom w:val="none" w:sz="0" w:space="0" w:color="auto"/>
        <w:right w:val="none" w:sz="0" w:space="0" w:color="auto"/>
      </w:divBdr>
    </w:div>
    <w:div w:id="1942571091">
      <w:bodyDiv w:val="1"/>
      <w:marLeft w:val="0"/>
      <w:marRight w:val="0"/>
      <w:marTop w:val="0"/>
      <w:marBottom w:val="0"/>
      <w:divBdr>
        <w:top w:val="none" w:sz="0" w:space="0" w:color="auto"/>
        <w:left w:val="none" w:sz="0" w:space="0" w:color="auto"/>
        <w:bottom w:val="none" w:sz="0" w:space="0" w:color="auto"/>
        <w:right w:val="none" w:sz="0" w:space="0" w:color="auto"/>
      </w:divBdr>
    </w:div>
    <w:div w:id="1944873365">
      <w:bodyDiv w:val="1"/>
      <w:marLeft w:val="0"/>
      <w:marRight w:val="0"/>
      <w:marTop w:val="0"/>
      <w:marBottom w:val="0"/>
      <w:divBdr>
        <w:top w:val="none" w:sz="0" w:space="0" w:color="auto"/>
        <w:left w:val="none" w:sz="0" w:space="0" w:color="auto"/>
        <w:bottom w:val="none" w:sz="0" w:space="0" w:color="auto"/>
        <w:right w:val="none" w:sz="0" w:space="0" w:color="auto"/>
      </w:divBdr>
    </w:div>
    <w:div w:id="1961917492">
      <w:bodyDiv w:val="1"/>
      <w:marLeft w:val="0"/>
      <w:marRight w:val="0"/>
      <w:marTop w:val="0"/>
      <w:marBottom w:val="0"/>
      <w:divBdr>
        <w:top w:val="none" w:sz="0" w:space="0" w:color="auto"/>
        <w:left w:val="none" w:sz="0" w:space="0" w:color="auto"/>
        <w:bottom w:val="none" w:sz="0" w:space="0" w:color="auto"/>
        <w:right w:val="none" w:sz="0" w:space="0" w:color="auto"/>
      </w:divBdr>
    </w:div>
    <w:div w:id="1964652603">
      <w:bodyDiv w:val="1"/>
      <w:marLeft w:val="0"/>
      <w:marRight w:val="0"/>
      <w:marTop w:val="0"/>
      <w:marBottom w:val="0"/>
      <w:divBdr>
        <w:top w:val="none" w:sz="0" w:space="0" w:color="auto"/>
        <w:left w:val="none" w:sz="0" w:space="0" w:color="auto"/>
        <w:bottom w:val="none" w:sz="0" w:space="0" w:color="auto"/>
        <w:right w:val="none" w:sz="0" w:space="0" w:color="auto"/>
      </w:divBdr>
    </w:div>
    <w:div w:id="1966035733">
      <w:bodyDiv w:val="1"/>
      <w:marLeft w:val="0"/>
      <w:marRight w:val="0"/>
      <w:marTop w:val="0"/>
      <w:marBottom w:val="0"/>
      <w:divBdr>
        <w:top w:val="none" w:sz="0" w:space="0" w:color="auto"/>
        <w:left w:val="none" w:sz="0" w:space="0" w:color="auto"/>
        <w:bottom w:val="none" w:sz="0" w:space="0" w:color="auto"/>
        <w:right w:val="none" w:sz="0" w:space="0" w:color="auto"/>
      </w:divBdr>
    </w:div>
    <w:div w:id="1972514432">
      <w:bodyDiv w:val="1"/>
      <w:marLeft w:val="0"/>
      <w:marRight w:val="0"/>
      <w:marTop w:val="0"/>
      <w:marBottom w:val="0"/>
      <w:divBdr>
        <w:top w:val="none" w:sz="0" w:space="0" w:color="auto"/>
        <w:left w:val="none" w:sz="0" w:space="0" w:color="auto"/>
        <w:bottom w:val="none" w:sz="0" w:space="0" w:color="auto"/>
        <w:right w:val="none" w:sz="0" w:space="0" w:color="auto"/>
      </w:divBdr>
    </w:div>
    <w:div w:id="1974019623">
      <w:bodyDiv w:val="1"/>
      <w:marLeft w:val="0"/>
      <w:marRight w:val="0"/>
      <w:marTop w:val="0"/>
      <w:marBottom w:val="0"/>
      <w:divBdr>
        <w:top w:val="none" w:sz="0" w:space="0" w:color="auto"/>
        <w:left w:val="none" w:sz="0" w:space="0" w:color="auto"/>
        <w:bottom w:val="none" w:sz="0" w:space="0" w:color="auto"/>
        <w:right w:val="none" w:sz="0" w:space="0" w:color="auto"/>
      </w:divBdr>
    </w:div>
    <w:div w:id="1974483348">
      <w:bodyDiv w:val="1"/>
      <w:marLeft w:val="0"/>
      <w:marRight w:val="0"/>
      <w:marTop w:val="0"/>
      <w:marBottom w:val="0"/>
      <w:divBdr>
        <w:top w:val="none" w:sz="0" w:space="0" w:color="auto"/>
        <w:left w:val="none" w:sz="0" w:space="0" w:color="auto"/>
        <w:bottom w:val="none" w:sz="0" w:space="0" w:color="auto"/>
        <w:right w:val="none" w:sz="0" w:space="0" w:color="auto"/>
      </w:divBdr>
    </w:div>
    <w:div w:id="1977837380">
      <w:bodyDiv w:val="1"/>
      <w:marLeft w:val="0"/>
      <w:marRight w:val="0"/>
      <w:marTop w:val="0"/>
      <w:marBottom w:val="0"/>
      <w:divBdr>
        <w:top w:val="none" w:sz="0" w:space="0" w:color="auto"/>
        <w:left w:val="none" w:sz="0" w:space="0" w:color="auto"/>
        <w:bottom w:val="none" w:sz="0" w:space="0" w:color="auto"/>
        <w:right w:val="none" w:sz="0" w:space="0" w:color="auto"/>
      </w:divBdr>
    </w:div>
    <w:div w:id="1989288533">
      <w:bodyDiv w:val="1"/>
      <w:marLeft w:val="0"/>
      <w:marRight w:val="0"/>
      <w:marTop w:val="0"/>
      <w:marBottom w:val="0"/>
      <w:divBdr>
        <w:top w:val="none" w:sz="0" w:space="0" w:color="auto"/>
        <w:left w:val="none" w:sz="0" w:space="0" w:color="auto"/>
        <w:bottom w:val="none" w:sz="0" w:space="0" w:color="auto"/>
        <w:right w:val="none" w:sz="0" w:space="0" w:color="auto"/>
      </w:divBdr>
    </w:div>
    <w:div w:id="1990939198">
      <w:bodyDiv w:val="1"/>
      <w:marLeft w:val="0"/>
      <w:marRight w:val="0"/>
      <w:marTop w:val="0"/>
      <w:marBottom w:val="0"/>
      <w:divBdr>
        <w:top w:val="none" w:sz="0" w:space="0" w:color="auto"/>
        <w:left w:val="none" w:sz="0" w:space="0" w:color="auto"/>
        <w:bottom w:val="none" w:sz="0" w:space="0" w:color="auto"/>
        <w:right w:val="none" w:sz="0" w:space="0" w:color="auto"/>
      </w:divBdr>
    </w:div>
    <w:div w:id="2000765909">
      <w:bodyDiv w:val="1"/>
      <w:marLeft w:val="0"/>
      <w:marRight w:val="0"/>
      <w:marTop w:val="0"/>
      <w:marBottom w:val="0"/>
      <w:divBdr>
        <w:top w:val="none" w:sz="0" w:space="0" w:color="auto"/>
        <w:left w:val="none" w:sz="0" w:space="0" w:color="auto"/>
        <w:bottom w:val="none" w:sz="0" w:space="0" w:color="auto"/>
        <w:right w:val="none" w:sz="0" w:space="0" w:color="auto"/>
      </w:divBdr>
    </w:div>
    <w:div w:id="2007439323">
      <w:bodyDiv w:val="1"/>
      <w:marLeft w:val="0"/>
      <w:marRight w:val="0"/>
      <w:marTop w:val="0"/>
      <w:marBottom w:val="0"/>
      <w:divBdr>
        <w:top w:val="none" w:sz="0" w:space="0" w:color="auto"/>
        <w:left w:val="none" w:sz="0" w:space="0" w:color="auto"/>
        <w:bottom w:val="none" w:sz="0" w:space="0" w:color="auto"/>
        <w:right w:val="none" w:sz="0" w:space="0" w:color="auto"/>
      </w:divBdr>
    </w:div>
    <w:div w:id="2010399515">
      <w:bodyDiv w:val="1"/>
      <w:marLeft w:val="0"/>
      <w:marRight w:val="0"/>
      <w:marTop w:val="0"/>
      <w:marBottom w:val="0"/>
      <w:divBdr>
        <w:top w:val="none" w:sz="0" w:space="0" w:color="auto"/>
        <w:left w:val="none" w:sz="0" w:space="0" w:color="auto"/>
        <w:bottom w:val="none" w:sz="0" w:space="0" w:color="auto"/>
        <w:right w:val="none" w:sz="0" w:space="0" w:color="auto"/>
      </w:divBdr>
    </w:div>
    <w:div w:id="2011367790">
      <w:bodyDiv w:val="1"/>
      <w:marLeft w:val="0"/>
      <w:marRight w:val="0"/>
      <w:marTop w:val="0"/>
      <w:marBottom w:val="0"/>
      <w:divBdr>
        <w:top w:val="none" w:sz="0" w:space="0" w:color="auto"/>
        <w:left w:val="none" w:sz="0" w:space="0" w:color="auto"/>
        <w:bottom w:val="none" w:sz="0" w:space="0" w:color="auto"/>
        <w:right w:val="none" w:sz="0" w:space="0" w:color="auto"/>
      </w:divBdr>
    </w:div>
    <w:div w:id="2011368133">
      <w:bodyDiv w:val="1"/>
      <w:marLeft w:val="0"/>
      <w:marRight w:val="0"/>
      <w:marTop w:val="0"/>
      <w:marBottom w:val="0"/>
      <w:divBdr>
        <w:top w:val="none" w:sz="0" w:space="0" w:color="auto"/>
        <w:left w:val="none" w:sz="0" w:space="0" w:color="auto"/>
        <w:bottom w:val="none" w:sz="0" w:space="0" w:color="auto"/>
        <w:right w:val="none" w:sz="0" w:space="0" w:color="auto"/>
      </w:divBdr>
    </w:div>
    <w:div w:id="2013990695">
      <w:bodyDiv w:val="1"/>
      <w:marLeft w:val="0"/>
      <w:marRight w:val="0"/>
      <w:marTop w:val="0"/>
      <w:marBottom w:val="0"/>
      <w:divBdr>
        <w:top w:val="none" w:sz="0" w:space="0" w:color="auto"/>
        <w:left w:val="none" w:sz="0" w:space="0" w:color="auto"/>
        <w:bottom w:val="none" w:sz="0" w:space="0" w:color="auto"/>
        <w:right w:val="none" w:sz="0" w:space="0" w:color="auto"/>
      </w:divBdr>
    </w:div>
    <w:div w:id="2017222406">
      <w:bodyDiv w:val="1"/>
      <w:marLeft w:val="0"/>
      <w:marRight w:val="0"/>
      <w:marTop w:val="0"/>
      <w:marBottom w:val="0"/>
      <w:divBdr>
        <w:top w:val="none" w:sz="0" w:space="0" w:color="auto"/>
        <w:left w:val="none" w:sz="0" w:space="0" w:color="auto"/>
        <w:bottom w:val="none" w:sz="0" w:space="0" w:color="auto"/>
        <w:right w:val="none" w:sz="0" w:space="0" w:color="auto"/>
      </w:divBdr>
    </w:div>
    <w:div w:id="2018460895">
      <w:bodyDiv w:val="1"/>
      <w:marLeft w:val="0"/>
      <w:marRight w:val="0"/>
      <w:marTop w:val="0"/>
      <w:marBottom w:val="0"/>
      <w:divBdr>
        <w:top w:val="none" w:sz="0" w:space="0" w:color="auto"/>
        <w:left w:val="none" w:sz="0" w:space="0" w:color="auto"/>
        <w:bottom w:val="none" w:sz="0" w:space="0" w:color="auto"/>
        <w:right w:val="none" w:sz="0" w:space="0" w:color="auto"/>
      </w:divBdr>
    </w:div>
    <w:div w:id="2018530991">
      <w:bodyDiv w:val="1"/>
      <w:marLeft w:val="0"/>
      <w:marRight w:val="0"/>
      <w:marTop w:val="0"/>
      <w:marBottom w:val="0"/>
      <w:divBdr>
        <w:top w:val="none" w:sz="0" w:space="0" w:color="auto"/>
        <w:left w:val="none" w:sz="0" w:space="0" w:color="auto"/>
        <w:bottom w:val="none" w:sz="0" w:space="0" w:color="auto"/>
        <w:right w:val="none" w:sz="0" w:space="0" w:color="auto"/>
      </w:divBdr>
    </w:div>
    <w:div w:id="2018850380">
      <w:bodyDiv w:val="1"/>
      <w:marLeft w:val="0"/>
      <w:marRight w:val="0"/>
      <w:marTop w:val="0"/>
      <w:marBottom w:val="0"/>
      <w:divBdr>
        <w:top w:val="none" w:sz="0" w:space="0" w:color="auto"/>
        <w:left w:val="none" w:sz="0" w:space="0" w:color="auto"/>
        <w:bottom w:val="none" w:sz="0" w:space="0" w:color="auto"/>
        <w:right w:val="none" w:sz="0" w:space="0" w:color="auto"/>
      </w:divBdr>
    </w:div>
    <w:div w:id="2023166431">
      <w:bodyDiv w:val="1"/>
      <w:marLeft w:val="0"/>
      <w:marRight w:val="0"/>
      <w:marTop w:val="0"/>
      <w:marBottom w:val="0"/>
      <w:divBdr>
        <w:top w:val="none" w:sz="0" w:space="0" w:color="auto"/>
        <w:left w:val="none" w:sz="0" w:space="0" w:color="auto"/>
        <w:bottom w:val="none" w:sz="0" w:space="0" w:color="auto"/>
        <w:right w:val="none" w:sz="0" w:space="0" w:color="auto"/>
      </w:divBdr>
    </w:div>
    <w:div w:id="2023437376">
      <w:bodyDiv w:val="1"/>
      <w:marLeft w:val="0"/>
      <w:marRight w:val="0"/>
      <w:marTop w:val="0"/>
      <w:marBottom w:val="0"/>
      <w:divBdr>
        <w:top w:val="none" w:sz="0" w:space="0" w:color="auto"/>
        <w:left w:val="none" w:sz="0" w:space="0" w:color="auto"/>
        <w:bottom w:val="none" w:sz="0" w:space="0" w:color="auto"/>
        <w:right w:val="none" w:sz="0" w:space="0" w:color="auto"/>
      </w:divBdr>
    </w:div>
    <w:div w:id="2024044216">
      <w:bodyDiv w:val="1"/>
      <w:marLeft w:val="0"/>
      <w:marRight w:val="0"/>
      <w:marTop w:val="0"/>
      <w:marBottom w:val="0"/>
      <w:divBdr>
        <w:top w:val="none" w:sz="0" w:space="0" w:color="auto"/>
        <w:left w:val="none" w:sz="0" w:space="0" w:color="auto"/>
        <w:bottom w:val="none" w:sz="0" w:space="0" w:color="auto"/>
        <w:right w:val="none" w:sz="0" w:space="0" w:color="auto"/>
      </w:divBdr>
    </w:div>
    <w:div w:id="2024474942">
      <w:bodyDiv w:val="1"/>
      <w:marLeft w:val="0"/>
      <w:marRight w:val="0"/>
      <w:marTop w:val="0"/>
      <w:marBottom w:val="0"/>
      <w:divBdr>
        <w:top w:val="none" w:sz="0" w:space="0" w:color="auto"/>
        <w:left w:val="none" w:sz="0" w:space="0" w:color="auto"/>
        <w:bottom w:val="none" w:sz="0" w:space="0" w:color="auto"/>
        <w:right w:val="none" w:sz="0" w:space="0" w:color="auto"/>
      </w:divBdr>
    </w:div>
    <w:div w:id="2028482811">
      <w:bodyDiv w:val="1"/>
      <w:marLeft w:val="0"/>
      <w:marRight w:val="0"/>
      <w:marTop w:val="0"/>
      <w:marBottom w:val="0"/>
      <w:divBdr>
        <w:top w:val="none" w:sz="0" w:space="0" w:color="auto"/>
        <w:left w:val="none" w:sz="0" w:space="0" w:color="auto"/>
        <w:bottom w:val="none" w:sz="0" w:space="0" w:color="auto"/>
        <w:right w:val="none" w:sz="0" w:space="0" w:color="auto"/>
      </w:divBdr>
    </w:div>
    <w:div w:id="2034576066">
      <w:bodyDiv w:val="1"/>
      <w:marLeft w:val="0"/>
      <w:marRight w:val="0"/>
      <w:marTop w:val="0"/>
      <w:marBottom w:val="0"/>
      <w:divBdr>
        <w:top w:val="none" w:sz="0" w:space="0" w:color="auto"/>
        <w:left w:val="none" w:sz="0" w:space="0" w:color="auto"/>
        <w:bottom w:val="none" w:sz="0" w:space="0" w:color="auto"/>
        <w:right w:val="none" w:sz="0" w:space="0" w:color="auto"/>
      </w:divBdr>
    </w:div>
    <w:div w:id="2035690015">
      <w:bodyDiv w:val="1"/>
      <w:marLeft w:val="0"/>
      <w:marRight w:val="0"/>
      <w:marTop w:val="0"/>
      <w:marBottom w:val="0"/>
      <w:divBdr>
        <w:top w:val="none" w:sz="0" w:space="0" w:color="auto"/>
        <w:left w:val="none" w:sz="0" w:space="0" w:color="auto"/>
        <w:bottom w:val="none" w:sz="0" w:space="0" w:color="auto"/>
        <w:right w:val="none" w:sz="0" w:space="0" w:color="auto"/>
      </w:divBdr>
    </w:div>
    <w:div w:id="2038893583">
      <w:bodyDiv w:val="1"/>
      <w:marLeft w:val="0"/>
      <w:marRight w:val="0"/>
      <w:marTop w:val="0"/>
      <w:marBottom w:val="0"/>
      <w:divBdr>
        <w:top w:val="none" w:sz="0" w:space="0" w:color="auto"/>
        <w:left w:val="none" w:sz="0" w:space="0" w:color="auto"/>
        <w:bottom w:val="none" w:sz="0" w:space="0" w:color="auto"/>
        <w:right w:val="none" w:sz="0" w:space="0" w:color="auto"/>
      </w:divBdr>
    </w:div>
    <w:div w:id="2042316731">
      <w:bodyDiv w:val="1"/>
      <w:marLeft w:val="0"/>
      <w:marRight w:val="0"/>
      <w:marTop w:val="0"/>
      <w:marBottom w:val="0"/>
      <w:divBdr>
        <w:top w:val="none" w:sz="0" w:space="0" w:color="auto"/>
        <w:left w:val="none" w:sz="0" w:space="0" w:color="auto"/>
        <w:bottom w:val="none" w:sz="0" w:space="0" w:color="auto"/>
        <w:right w:val="none" w:sz="0" w:space="0" w:color="auto"/>
      </w:divBdr>
    </w:div>
    <w:div w:id="2043824828">
      <w:bodyDiv w:val="1"/>
      <w:marLeft w:val="0"/>
      <w:marRight w:val="0"/>
      <w:marTop w:val="0"/>
      <w:marBottom w:val="0"/>
      <w:divBdr>
        <w:top w:val="none" w:sz="0" w:space="0" w:color="auto"/>
        <w:left w:val="none" w:sz="0" w:space="0" w:color="auto"/>
        <w:bottom w:val="none" w:sz="0" w:space="0" w:color="auto"/>
        <w:right w:val="none" w:sz="0" w:space="0" w:color="auto"/>
      </w:divBdr>
    </w:div>
    <w:div w:id="2044330660">
      <w:bodyDiv w:val="1"/>
      <w:marLeft w:val="0"/>
      <w:marRight w:val="0"/>
      <w:marTop w:val="0"/>
      <w:marBottom w:val="0"/>
      <w:divBdr>
        <w:top w:val="none" w:sz="0" w:space="0" w:color="auto"/>
        <w:left w:val="none" w:sz="0" w:space="0" w:color="auto"/>
        <w:bottom w:val="none" w:sz="0" w:space="0" w:color="auto"/>
        <w:right w:val="none" w:sz="0" w:space="0" w:color="auto"/>
      </w:divBdr>
    </w:div>
    <w:div w:id="2045249137">
      <w:bodyDiv w:val="1"/>
      <w:marLeft w:val="0"/>
      <w:marRight w:val="0"/>
      <w:marTop w:val="0"/>
      <w:marBottom w:val="0"/>
      <w:divBdr>
        <w:top w:val="none" w:sz="0" w:space="0" w:color="auto"/>
        <w:left w:val="none" w:sz="0" w:space="0" w:color="auto"/>
        <w:bottom w:val="none" w:sz="0" w:space="0" w:color="auto"/>
        <w:right w:val="none" w:sz="0" w:space="0" w:color="auto"/>
      </w:divBdr>
    </w:div>
    <w:div w:id="2050454890">
      <w:bodyDiv w:val="1"/>
      <w:marLeft w:val="0"/>
      <w:marRight w:val="0"/>
      <w:marTop w:val="0"/>
      <w:marBottom w:val="0"/>
      <w:divBdr>
        <w:top w:val="none" w:sz="0" w:space="0" w:color="auto"/>
        <w:left w:val="none" w:sz="0" w:space="0" w:color="auto"/>
        <w:bottom w:val="none" w:sz="0" w:space="0" w:color="auto"/>
        <w:right w:val="none" w:sz="0" w:space="0" w:color="auto"/>
      </w:divBdr>
    </w:div>
    <w:div w:id="2062436811">
      <w:bodyDiv w:val="1"/>
      <w:marLeft w:val="0"/>
      <w:marRight w:val="0"/>
      <w:marTop w:val="0"/>
      <w:marBottom w:val="0"/>
      <w:divBdr>
        <w:top w:val="none" w:sz="0" w:space="0" w:color="auto"/>
        <w:left w:val="none" w:sz="0" w:space="0" w:color="auto"/>
        <w:bottom w:val="none" w:sz="0" w:space="0" w:color="auto"/>
        <w:right w:val="none" w:sz="0" w:space="0" w:color="auto"/>
      </w:divBdr>
    </w:div>
    <w:div w:id="2068262351">
      <w:bodyDiv w:val="1"/>
      <w:marLeft w:val="0"/>
      <w:marRight w:val="0"/>
      <w:marTop w:val="0"/>
      <w:marBottom w:val="0"/>
      <w:divBdr>
        <w:top w:val="none" w:sz="0" w:space="0" w:color="auto"/>
        <w:left w:val="none" w:sz="0" w:space="0" w:color="auto"/>
        <w:bottom w:val="none" w:sz="0" w:space="0" w:color="auto"/>
        <w:right w:val="none" w:sz="0" w:space="0" w:color="auto"/>
      </w:divBdr>
    </w:div>
    <w:div w:id="2071339469">
      <w:bodyDiv w:val="1"/>
      <w:marLeft w:val="0"/>
      <w:marRight w:val="0"/>
      <w:marTop w:val="0"/>
      <w:marBottom w:val="0"/>
      <w:divBdr>
        <w:top w:val="none" w:sz="0" w:space="0" w:color="auto"/>
        <w:left w:val="none" w:sz="0" w:space="0" w:color="auto"/>
        <w:bottom w:val="none" w:sz="0" w:space="0" w:color="auto"/>
        <w:right w:val="none" w:sz="0" w:space="0" w:color="auto"/>
      </w:divBdr>
    </w:div>
    <w:div w:id="2073118492">
      <w:bodyDiv w:val="1"/>
      <w:marLeft w:val="0"/>
      <w:marRight w:val="0"/>
      <w:marTop w:val="0"/>
      <w:marBottom w:val="0"/>
      <w:divBdr>
        <w:top w:val="none" w:sz="0" w:space="0" w:color="auto"/>
        <w:left w:val="none" w:sz="0" w:space="0" w:color="auto"/>
        <w:bottom w:val="none" w:sz="0" w:space="0" w:color="auto"/>
        <w:right w:val="none" w:sz="0" w:space="0" w:color="auto"/>
      </w:divBdr>
    </w:div>
    <w:div w:id="2077243283">
      <w:bodyDiv w:val="1"/>
      <w:marLeft w:val="0"/>
      <w:marRight w:val="0"/>
      <w:marTop w:val="0"/>
      <w:marBottom w:val="0"/>
      <w:divBdr>
        <w:top w:val="none" w:sz="0" w:space="0" w:color="auto"/>
        <w:left w:val="none" w:sz="0" w:space="0" w:color="auto"/>
        <w:bottom w:val="none" w:sz="0" w:space="0" w:color="auto"/>
        <w:right w:val="none" w:sz="0" w:space="0" w:color="auto"/>
      </w:divBdr>
    </w:div>
    <w:div w:id="2078089804">
      <w:bodyDiv w:val="1"/>
      <w:marLeft w:val="0"/>
      <w:marRight w:val="0"/>
      <w:marTop w:val="0"/>
      <w:marBottom w:val="0"/>
      <w:divBdr>
        <w:top w:val="none" w:sz="0" w:space="0" w:color="auto"/>
        <w:left w:val="none" w:sz="0" w:space="0" w:color="auto"/>
        <w:bottom w:val="none" w:sz="0" w:space="0" w:color="auto"/>
        <w:right w:val="none" w:sz="0" w:space="0" w:color="auto"/>
      </w:divBdr>
    </w:div>
    <w:div w:id="2087681538">
      <w:bodyDiv w:val="1"/>
      <w:marLeft w:val="0"/>
      <w:marRight w:val="0"/>
      <w:marTop w:val="0"/>
      <w:marBottom w:val="0"/>
      <w:divBdr>
        <w:top w:val="none" w:sz="0" w:space="0" w:color="auto"/>
        <w:left w:val="none" w:sz="0" w:space="0" w:color="auto"/>
        <w:bottom w:val="none" w:sz="0" w:space="0" w:color="auto"/>
        <w:right w:val="none" w:sz="0" w:space="0" w:color="auto"/>
      </w:divBdr>
    </w:div>
    <w:div w:id="2089158283">
      <w:bodyDiv w:val="1"/>
      <w:marLeft w:val="0"/>
      <w:marRight w:val="0"/>
      <w:marTop w:val="0"/>
      <w:marBottom w:val="0"/>
      <w:divBdr>
        <w:top w:val="none" w:sz="0" w:space="0" w:color="auto"/>
        <w:left w:val="none" w:sz="0" w:space="0" w:color="auto"/>
        <w:bottom w:val="none" w:sz="0" w:space="0" w:color="auto"/>
        <w:right w:val="none" w:sz="0" w:space="0" w:color="auto"/>
      </w:divBdr>
    </w:div>
    <w:div w:id="2089838978">
      <w:bodyDiv w:val="1"/>
      <w:marLeft w:val="0"/>
      <w:marRight w:val="0"/>
      <w:marTop w:val="0"/>
      <w:marBottom w:val="0"/>
      <w:divBdr>
        <w:top w:val="none" w:sz="0" w:space="0" w:color="auto"/>
        <w:left w:val="none" w:sz="0" w:space="0" w:color="auto"/>
        <w:bottom w:val="none" w:sz="0" w:space="0" w:color="auto"/>
        <w:right w:val="none" w:sz="0" w:space="0" w:color="auto"/>
      </w:divBdr>
    </w:div>
    <w:div w:id="2089880771">
      <w:bodyDiv w:val="1"/>
      <w:marLeft w:val="0"/>
      <w:marRight w:val="0"/>
      <w:marTop w:val="0"/>
      <w:marBottom w:val="0"/>
      <w:divBdr>
        <w:top w:val="none" w:sz="0" w:space="0" w:color="auto"/>
        <w:left w:val="none" w:sz="0" w:space="0" w:color="auto"/>
        <w:bottom w:val="none" w:sz="0" w:space="0" w:color="auto"/>
        <w:right w:val="none" w:sz="0" w:space="0" w:color="auto"/>
      </w:divBdr>
    </w:div>
    <w:div w:id="2095856240">
      <w:bodyDiv w:val="1"/>
      <w:marLeft w:val="0"/>
      <w:marRight w:val="0"/>
      <w:marTop w:val="0"/>
      <w:marBottom w:val="0"/>
      <w:divBdr>
        <w:top w:val="none" w:sz="0" w:space="0" w:color="auto"/>
        <w:left w:val="none" w:sz="0" w:space="0" w:color="auto"/>
        <w:bottom w:val="none" w:sz="0" w:space="0" w:color="auto"/>
        <w:right w:val="none" w:sz="0" w:space="0" w:color="auto"/>
      </w:divBdr>
    </w:div>
    <w:div w:id="2104915981">
      <w:bodyDiv w:val="1"/>
      <w:marLeft w:val="0"/>
      <w:marRight w:val="0"/>
      <w:marTop w:val="0"/>
      <w:marBottom w:val="0"/>
      <w:divBdr>
        <w:top w:val="none" w:sz="0" w:space="0" w:color="auto"/>
        <w:left w:val="none" w:sz="0" w:space="0" w:color="auto"/>
        <w:bottom w:val="none" w:sz="0" w:space="0" w:color="auto"/>
        <w:right w:val="none" w:sz="0" w:space="0" w:color="auto"/>
      </w:divBdr>
    </w:div>
    <w:div w:id="2108575163">
      <w:bodyDiv w:val="1"/>
      <w:marLeft w:val="0"/>
      <w:marRight w:val="0"/>
      <w:marTop w:val="0"/>
      <w:marBottom w:val="0"/>
      <w:divBdr>
        <w:top w:val="none" w:sz="0" w:space="0" w:color="auto"/>
        <w:left w:val="none" w:sz="0" w:space="0" w:color="auto"/>
        <w:bottom w:val="none" w:sz="0" w:space="0" w:color="auto"/>
        <w:right w:val="none" w:sz="0" w:space="0" w:color="auto"/>
      </w:divBdr>
    </w:div>
    <w:div w:id="2113471968">
      <w:bodyDiv w:val="1"/>
      <w:marLeft w:val="0"/>
      <w:marRight w:val="0"/>
      <w:marTop w:val="0"/>
      <w:marBottom w:val="0"/>
      <w:divBdr>
        <w:top w:val="none" w:sz="0" w:space="0" w:color="auto"/>
        <w:left w:val="none" w:sz="0" w:space="0" w:color="auto"/>
        <w:bottom w:val="none" w:sz="0" w:space="0" w:color="auto"/>
        <w:right w:val="none" w:sz="0" w:space="0" w:color="auto"/>
      </w:divBdr>
    </w:div>
    <w:div w:id="2114936512">
      <w:bodyDiv w:val="1"/>
      <w:marLeft w:val="0"/>
      <w:marRight w:val="0"/>
      <w:marTop w:val="0"/>
      <w:marBottom w:val="0"/>
      <w:divBdr>
        <w:top w:val="none" w:sz="0" w:space="0" w:color="auto"/>
        <w:left w:val="none" w:sz="0" w:space="0" w:color="auto"/>
        <w:bottom w:val="none" w:sz="0" w:space="0" w:color="auto"/>
        <w:right w:val="none" w:sz="0" w:space="0" w:color="auto"/>
      </w:divBdr>
    </w:div>
    <w:div w:id="2118673837">
      <w:bodyDiv w:val="1"/>
      <w:marLeft w:val="0"/>
      <w:marRight w:val="0"/>
      <w:marTop w:val="0"/>
      <w:marBottom w:val="0"/>
      <w:divBdr>
        <w:top w:val="none" w:sz="0" w:space="0" w:color="auto"/>
        <w:left w:val="none" w:sz="0" w:space="0" w:color="auto"/>
        <w:bottom w:val="none" w:sz="0" w:space="0" w:color="auto"/>
        <w:right w:val="none" w:sz="0" w:space="0" w:color="auto"/>
      </w:divBdr>
    </w:div>
    <w:div w:id="2129884301">
      <w:bodyDiv w:val="1"/>
      <w:marLeft w:val="0"/>
      <w:marRight w:val="0"/>
      <w:marTop w:val="0"/>
      <w:marBottom w:val="0"/>
      <w:divBdr>
        <w:top w:val="none" w:sz="0" w:space="0" w:color="auto"/>
        <w:left w:val="none" w:sz="0" w:space="0" w:color="auto"/>
        <w:bottom w:val="none" w:sz="0" w:space="0" w:color="auto"/>
        <w:right w:val="none" w:sz="0" w:space="0" w:color="auto"/>
      </w:divBdr>
    </w:div>
    <w:div w:id="2133092718">
      <w:bodyDiv w:val="1"/>
      <w:marLeft w:val="0"/>
      <w:marRight w:val="0"/>
      <w:marTop w:val="0"/>
      <w:marBottom w:val="0"/>
      <w:divBdr>
        <w:top w:val="none" w:sz="0" w:space="0" w:color="auto"/>
        <w:left w:val="none" w:sz="0" w:space="0" w:color="auto"/>
        <w:bottom w:val="none" w:sz="0" w:space="0" w:color="auto"/>
        <w:right w:val="none" w:sz="0" w:space="0" w:color="auto"/>
      </w:divBdr>
    </w:div>
    <w:div w:id="2140031369">
      <w:bodyDiv w:val="1"/>
      <w:marLeft w:val="0"/>
      <w:marRight w:val="0"/>
      <w:marTop w:val="0"/>
      <w:marBottom w:val="0"/>
      <w:divBdr>
        <w:top w:val="none" w:sz="0" w:space="0" w:color="auto"/>
        <w:left w:val="none" w:sz="0" w:space="0" w:color="auto"/>
        <w:bottom w:val="none" w:sz="0" w:space="0" w:color="auto"/>
        <w:right w:val="none" w:sz="0" w:space="0" w:color="auto"/>
      </w:divBdr>
    </w:div>
    <w:div w:id="2142527240">
      <w:bodyDiv w:val="1"/>
      <w:marLeft w:val="0"/>
      <w:marRight w:val="0"/>
      <w:marTop w:val="0"/>
      <w:marBottom w:val="0"/>
      <w:divBdr>
        <w:top w:val="none" w:sz="0" w:space="0" w:color="auto"/>
        <w:left w:val="none" w:sz="0" w:space="0" w:color="auto"/>
        <w:bottom w:val="none" w:sz="0" w:space="0" w:color="auto"/>
        <w:right w:val="none" w:sz="0" w:space="0" w:color="auto"/>
      </w:divBdr>
    </w:div>
    <w:div w:id="214415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Patrick%20Duffner\Documents\01-Privat\02-MMS\MMS3\IoX\01-Coding\Ausarbeitung\Smart%20Smoke%20Detector%20IOX%20Coding%20IOT.docx"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hyperlink" Target="file:///C:\Users\Patrick%20Duffner\Documents\01-Privat\02-MMS\MMS3\IoX\01-Coding\Ausarbeitung\Smart%20Smoke%20Detector%20IOX%20Coding%20IOT.docx" TargetMode="External"/><Relationship Id="rId23" Type="http://schemas.openxmlformats.org/officeDocument/2006/relationships/image" Target="media/image8.jpeg"/><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Patrick%20Duffner\Documents\01-Privat\02-MMS\MMS3\IoX\01-Coding\Ausarbeitung\Smart%20Smoke%20Detector%20IOX%20Coding%20IOT.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g"/><Relationship Id="rId35"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JRu20</b:Tag>
    <b:SourceType>InternetSite</b:SourceType>
    <b:Guid>{2E15E9FE-23CE-46A1-8918-AC698117C2C6}</b:Guid>
    <b:Title>Statista</b:Title>
    <b:Year>2020</b:Year>
    <b:Author>
      <b:Author>
        <b:NameList>
          <b:Person>
            <b:Last>Rudnicka</b:Last>
            <b:First>J.</b:First>
          </b:Person>
        </b:NameList>
      </b:Author>
    </b:Author>
    <b:YearAccessed>2021</b:YearAccessed>
    <b:MonthAccessed>05</b:MonthAccessed>
    <b:DayAccessed>21</b:DayAccessed>
    <b:URL>https://de.statista.com/statistik/daten/studie/757013/umfrage/brandtote-in-deutschland/</b:URL>
    <b:RefOrder>1</b:RefOrder>
  </b:Source>
  <b:Source>
    <b:Tag>Oli14</b:Tag>
    <b:SourceType>Book</b:SourceType>
    <b:Guid>{D6390476-D12C-4EA2-A4A7-7D812E54C16D}</b:Guid>
    <b:Title>Machine Learning kurz und gut</b:Title>
    <b:Year>2014</b:Year>
    <b:StandardNumber>ISBN: 987 3 96010 511 4 </b:StandardNumber>
    <b:Author>
      <b:Author>
        <b:NameList>
          <b:Person>
            <b:Last>Zeigermann</b:Last>
            <b:First>Oliver</b:First>
          </b:Person>
        </b:NameList>
      </b:Author>
    </b:Author>
    <b:City>Heidelberg</b:City>
    <b:Publisher>dpunkt Verlag</b:Publisher>
    <b:RefOrder>11</b:RefOrder>
  </b:Source>
  <b:Source>
    <b:Tag>Nat20</b:Tag>
    <b:SourceType>Book</b:SourceType>
    <b:Guid>{B25B13D4-9CA1-4C10-8556-43CD25CC1962}</b:Guid>
    <b:Author>
      <b:Author>
        <b:NameList>
          <b:Person>
            <b:Last>Natt</b:Last>
            <b:First>Oliver</b:First>
          </b:Person>
        </b:NameList>
      </b:Author>
    </b:Author>
    <b:Title>Physik mit Python</b:Title>
    <b:Year>2020</b:Year>
    <b:City>Springer Verlag</b:City>
    <b:Publisher>Heidelberg</b:Publisher>
    <b:StandardNumber>eBook ISBN 978-3-662-61273-6</b:StandardNumber>
    <b:RefOrder>6</b:RefOrder>
  </b:Source>
  <b:Source>
    <b:Tag>AZD21</b:Tag>
    <b:SourceType>ElectronicSource</b:SourceType>
    <b:Guid>{31BA8BB2-964F-470E-80D8-374097B9E1ED}</b:Guid>
    <b:Title>Bedienungsanleitung MQ-2</b:Title>
    <b:Year>2021</b:Year>
    <b:Author>
      <b:Author>
        <b:NameList>
          <b:Person>
            <b:Last>Horeyseck</b:Last>
            <b:First>Malte</b:First>
          </b:Person>
        </b:NameList>
      </b:Author>
    </b:Author>
    <b:Medium>EBook</b:Medium>
    <b:RefOrder>4</b:RefOrder>
  </b:Source>
  <b:Source>
    <b:Tag>Don21</b:Tag>
    <b:SourceType>Book</b:SourceType>
    <b:Guid>{078E7CB2-0A7F-4031-984D-B849824C6BCA}</b:Guid>
    <b:Author>
      <b:Author>
        <b:NameList>
          <b:Person>
            <b:Last>Donges</b:Last>
            <b:First>Jörn</b:First>
          </b:Person>
        </b:NameList>
      </b:Author>
    </b:Author>
    <b:Title>Mach was mit Python &amp; Raspberry Pi!</b:Title>
    <b:Year>2021</b:Year>
    <b:Publisher>Carl Hanser Verlag GmbH &amp; Co. KG</b:Publisher>
    <b:StandardNumber>ISBN 3446461507</b:StandardNumber>
    <b:RefOrder>3</b:RefOrder>
  </b:Source>
  <b:Source>
    <b:Tag>LBO</b:Tag>
    <b:SourceType>Misc</b:SourceType>
    <b:Guid>{3AAD28B0-58F4-4A9E-B684-6023FFB597CD}</b:Guid>
    <b:Author>
      <b:Author>
        <b:NameList>
          <b:Person>
            <b:Last>LBO</b:Last>
          </b:Person>
        </b:NameList>
      </b:Author>
    </b:Author>
    <b:Title>§15 Abs. Landesbauordnung für Baden-Württemberg</b:Title>
    <b:Year>2021</b:Year>
    <b:RefOrder>2</b:RefOrder>
  </b:Source>
  <b:Source>
    <b:Tag>Ric15</b:Tag>
    <b:SourceType>Book</b:SourceType>
    <b:Guid>{5BD9CF3E-D8C2-43C7-958D-ED941FBFC047}</b:Guid>
    <b:Title>Raspberry Pi für Einsteiger</b:Title>
    <b:Year>2015</b:Year>
    <b:StandardNumber>ISBN 9783955619947</b:StandardNumber>
    <b:Author>
      <b:Author>
        <b:NameList>
          <b:Person>
            <b:Last>Richardson</b:Last>
            <b:First>Matt</b:First>
          </b:Person>
          <b:Person>
            <b:Last>Wallace</b:Last>
            <b:First>Shawn</b:First>
          </b:Person>
        </b:NameList>
      </b:Author>
    </b:Author>
    <b:Publisher>O'Reilly Media</b:Publisher>
    <b:RefOrder>5</b:RefOrder>
  </b:Source>
  <b:Source>
    <b:Tag>Str99</b:Tag>
    <b:SourceType>ElectronicSource</b:SourceType>
    <b:Guid>{EC93CC89-EDC6-4866-85DF-A3F58A34853B}</b:Guid>
    <b:Title>Einführung kryptographischer Techniken zur gesicherten Nutzung des Internet bei der Propack Data GmbH</b:Title>
    <b:Year>1999</b:Year>
    <b:Author>
      <b:Author>
        <b:NameList>
          <b:Person>
            <b:Last>Ströder</b:Last>
            <b:First>Michael</b:First>
          </b:Person>
        </b:NameList>
      </b:Author>
    </b:Author>
    <b:City>Karlsruhe</b:City>
    <b:Medium>Diplomarbeit</b:Medium>
    <b:RefOrder>9</b:RefOrder>
  </b:Source>
  <b:Source>
    <b:Tag>Bea01</b:Tag>
    <b:SourceType>Book</b:SourceType>
    <b:Guid>{1B885814-9E99-4854-9679-9BE586DA2BA1}</b:Guid>
    <b:Author>
      <b:Author>
        <b:NameList>
          <b:Person>
            <b:Last>Beazley</b:Last>
            <b:First>David</b:First>
            <b:Middle>M.</b:Middle>
          </b:Person>
        </b:NameList>
      </b:Author>
    </b:Author>
    <b:Title>Python Referenz Standard-Bibliothek und Erweiterungen</b:Title>
    <b:Year>2001</b:Year>
    <b:StandardNumber>ISBN: 978-3-8272-5959-2</b:StandardNumber>
    <b:Publisher>Markt+Technik</b:Publisher>
    <b:RefOrder>10</b:RefOrder>
  </b:Source>
  <b:Source>
    <b:Tag>Mar21</b:Tag>
    <b:SourceType>InternetSite</b:SourceType>
    <b:Guid>{9F7F157D-1128-4E12-ACEC-E644726CB6B2}</b:Guid>
    <b:Title>mariadb.org</b:Title>
    <b:Author>
      <b:Author>
        <b:Corporate>MariaDB</b:Corporate>
      </b:Author>
    </b:Author>
    <b:YearAccessed>2021</b:YearAccessed>
    <b:MonthAccessed>Mai</b:MonthAccessed>
    <b:DayAccessed>27</b:DayAccessed>
    <b:URL>https://mariadb.org/</b:URL>
    <b:RefOrder>7</b:RefOrder>
  </b:Source>
  <b:Source>
    <b:Tag>Den17</b:Tag>
    <b:SourceType>ElectronicSource</b:SourceType>
    <b:Guid>{0BA76F26-6764-4780-9E6D-CD6811385DEB}</b:Guid>
    <b:Title>Analyse und Evaluation von NoSQL- Datenbanken im Verhältnis zu relationalen Datenbanken anhand von Benchmarktests</b:Title>
    <b:Year>2017</b:Year>
    <b:Author>
      <b:Author>
        <b:NameList>
          <b:Person>
            <b:Last>Hofmann</b:Last>
            <b:First>Dennis</b:First>
            <b:Middle>Maximilian</b:Middle>
          </b:Person>
        </b:NameList>
      </b:Author>
    </b:Author>
    <b:City>Halle (Saale)</b:City>
    <b:Medium>Masterarbeit</b:Medium>
    <b:RefOrder>8</b:RefOrder>
  </b:Source>
  <b:Source>
    <b:Tag>Plo21</b:Tag>
    <b:SourceType>InternetSite</b:SourceType>
    <b:Guid>{95B61160-47DD-47D2-B5B7-94492F347957}</b:Guid>
    <b:Title>Plothly | Dash</b:Title>
    <b:Year>2021</b:Year>
    <b:Author>
      <b:Author>
        <b:Corporate>Plotly</b:Corporate>
      </b:Author>
    </b:Author>
    <b:Month>05</b:Month>
    <b:YearAccessed>2021</b:YearAccessed>
    <b:MonthAccessed>05</b:MonthAccessed>
    <b:DayAccessed>25</b:DayAccessed>
    <b:URL>https://dash.plotly.com/</b:URL>
    <b:RefOrder>12</b:RefOrder>
  </b:Source>
</b:Sources>
</file>

<file path=customXml/itemProps1.xml><?xml version="1.0" encoding="utf-8"?>
<ds:datastoreItem xmlns:ds="http://schemas.openxmlformats.org/officeDocument/2006/customXml" ds:itemID="{527C32F0-4759-449E-8C5D-02F6C517F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5157</Words>
  <Characters>32494</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Mauch</dc:creator>
  <cp:keywords/>
  <dc:description/>
  <cp:lastModifiedBy>Aaron Steiner</cp:lastModifiedBy>
  <cp:revision>61</cp:revision>
  <cp:lastPrinted>2021-05-28T10:02:00Z</cp:lastPrinted>
  <dcterms:created xsi:type="dcterms:W3CDTF">2021-05-30T12:06:00Z</dcterms:created>
  <dcterms:modified xsi:type="dcterms:W3CDTF">2021-05-30T15:33:00Z</dcterms:modified>
</cp:coreProperties>
</file>